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B9438" w14:textId="77777777" w:rsidR="003025AF" w:rsidRDefault="00000000">
      <w:pPr>
        <w:spacing w:line="600" w:lineRule="exact"/>
        <w:jc w:val="center"/>
        <w:rPr>
          <w:rFonts w:ascii="黑体" w:eastAsia="黑体" w:hAnsi="黑体" w:cs="Times New Roman"/>
          <w:b/>
          <w:sz w:val="44"/>
          <w:szCs w:val="44"/>
        </w:rPr>
      </w:pPr>
      <w:r>
        <w:rPr>
          <w:rFonts w:ascii="黑体" w:eastAsia="黑体" w:hAnsi="黑体" w:cs="Times New Roman" w:hint="eastAsia"/>
          <w:b/>
          <w:sz w:val="44"/>
          <w:szCs w:val="44"/>
        </w:rPr>
        <w:t>中证债券收益率曲线与估值原则</w:t>
      </w:r>
    </w:p>
    <w:p w14:paraId="0861FF90" w14:textId="77777777" w:rsidR="003025AF" w:rsidRDefault="003025AF">
      <w:pPr>
        <w:spacing w:line="600" w:lineRule="exact"/>
        <w:jc w:val="center"/>
        <w:rPr>
          <w:rFonts w:ascii="黑体" w:eastAsia="黑体" w:hAnsi="黑体" w:cs="Times New Roman"/>
          <w:b/>
          <w:sz w:val="44"/>
          <w:szCs w:val="44"/>
        </w:rPr>
      </w:pPr>
    </w:p>
    <w:p w14:paraId="3295FB46" w14:textId="011FB79C" w:rsidR="003025AF" w:rsidRDefault="00000000">
      <w:pPr>
        <w:spacing w:line="600" w:lineRule="exact"/>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t>为进一步提高中证指数有限公司（简称中证指数）编制的</w:t>
      </w:r>
      <w:commentRangeStart w:id="0"/>
      <w:r>
        <w:rPr>
          <w:rFonts w:ascii="仿宋" w:eastAsia="仿宋" w:hAnsi="仿宋" w:hint="eastAsia"/>
          <w:color w:val="000000" w:themeColor="text1"/>
          <w:sz w:val="32"/>
          <w:szCs w:val="32"/>
        </w:rPr>
        <w:t>债券收益率曲线与估值</w:t>
      </w:r>
      <w:del w:id="1" w:author="Xingjian Zou" w:date="2026-04-24T21:34:00Z" w16du:dateUtc="2026-04-24T13:34:00Z">
        <w:r w:rsidDel="003330DC">
          <w:rPr>
            <w:rFonts w:ascii="仿宋" w:eastAsia="仿宋" w:hAnsi="仿宋" w:hint="eastAsia"/>
            <w:color w:val="000000" w:themeColor="text1"/>
            <w:sz w:val="32"/>
            <w:szCs w:val="32"/>
          </w:rPr>
          <w:delText>数据</w:delText>
        </w:r>
      </w:del>
      <w:ins w:id="2" w:author="Xingjian Zou" w:date="2026-04-24T21:34:00Z" w16du:dateUtc="2026-04-24T13:34:00Z">
        <w:r w:rsidR="003330DC">
          <w:rPr>
            <w:rFonts w:ascii="仿宋" w:eastAsia="仿宋" w:hAnsi="仿宋" w:hint="eastAsia"/>
            <w:color w:val="000000" w:themeColor="text1"/>
            <w:sz w:val="32"/>
            <w:szCs w:val="32"/>
          </w:rPr>
          <w:t>产品</w:t>
        </w:r>
      </w:ins>
      <w:commentRangeEnd w:id="0"/>
      <w:r w:rsidR="003330DC">
        <w:rPr>
          <w:rStyle w:val="CommentReference"/>
          <w:rFonts w:ascii="仿宋" w:eastAsia="仿宋" w:hAnsi="仿宋" w:hint="eastAsia"/>
          <w:color w:val="000000" w:themeColor="text1"/>
          <w:sz w:val="32"/>
          <w:szCs w:val="32"/>
        </w:rPr>
        <w:commentReference w:id="0"/>
      </w:r>
      <w:r>
        <w:rPr>
          <w:rFonts w:ascii="仿宋" w:eastAsia="仿宋" w:hAnsi="仿宋" w:hint="eastAsia"/>
          <w:color w:val="000000" w:themeColor="text1"/>
          <w:sz w:val="32"/>
          <w:szCs w:val="32"/>
        </w:rPr>
        <w:t>的</w:t>
      </w:r>
      <w:commentRangeStart w:id="3"/>
      <w:del w:id="4" w:author="Xingjian Zou" w:date="2026-04-24T21:36:00Z" w16du:dateUtc="2026-04-24T13:36:00Z">
        <w:r w:rsidDel="003330DC">
          <w:rPr>
            <w:rFonts w:ascii="仿宋" w:eastAsia="仿宋" w:hAnsi="仿宋" w:hint="eastAsia"/>
            <w:color w:val="000000" w:themeColor="text1"/>
            <w:sz w:val="32"/>
            <w:szCs w:val="32"/>
          </w:rPr>
          <w:delText>公允性</w:delText>
        </w:r>
      </w:del>
      <w:ins w:id="5" w:author="Xingjian Zou" w:date="2026-04-24T21:36:00Z" w16du:dateUtc="2026-04-24T13:36:00Z">
        <w:r w:rsidR="003330DC">
          <w:rPr>
            <w:rFonts w:ascii="仿宋" w:eastAsia="仿宋" w:hAnsi="仿宋" w:hint="eastAsia"/>
            <w:color w:val="000000" w:themeColor="text1"/>
            <w:sz w:val="32"/>
            <w:szCs w:val="32"/>
          </w:rPr>
          <w:t>科学性</w:t>
        </w:r>
      </w:ins>
      <w:ins w:id="6" w:author="Xingjian Zou" w:date="2026-04-24T21:33:00Z" w16du:dateUtc="2026-04-24T13:33:00Z">
        <w:r w:rsidR="003330DC">
          <w:rPr>
            <w:rFonts w:ascii="仿宋" w:eastAsia="仿宋" w:hAnsi="仿宋" w:hint="eastAsia"/>
            <w:color w:val="000000" w:themeColor="text1"/>
            <w:sz w:val="32"/>
            <w:szCs w:val="32"/>
          </w:rPr>
          <w:t>、稳健性</w:t>
        </w:r>
      </w:ins>
      <w:r>
        <w:rPr>
          <w:rFonts w:ascii="仿宋" w:eastAsia="仿宋" w:hAnsi="仿宋" w:hint="eastAsia"/>
          <w:color w:val="000000" w:themeColor="text1"/>
          <w:sz w:val="32"/>
          <w:szCs w:val="32"/>
        </w:rPr>
        <w:t>与透明性</w:t>
      </w:r>
      <w:commentRangeEnd w:id="3"/>
      <w:r w:rsidR="003330DC">
        <w:rPr>
          <w:rStyle w:val="CommentReference"/>
          <w:rFonts w:ascii="仿宋" w:eastAsia="仿宋" w:hAnsi="仿宋" w:hint="eastAsia"/>
          <w:color w:val="000000" w:themeColor="text1"/>
          <w:sz w:val="32"/>
          <w:szCs w:val="32"/>
        </w:rPr>
        <w:commentReference w:id="3"/>
      </w:r>
      <w:r>
        <w:rPr>
          <w:rFonts w:ascii="仿宋" w:eastAsia="仿宋" w:hAnsi="仿宋" w:hint="eastAsia"/>
          <w:color w:val="000000" w:themeColor="text1"/>
          <w:sz w:val="32"/>
          <w:szCs w:val="32"/>
        </w:rPr>
        <w:t>，接受监管机构与市场用户的监督，中证指数制定并发布本原则。在债券收益率曲线与估值编制过程中，若遇编制规则没有涵盖或与本原则存在潜在冲突之情形时，优先考虑本原则进行处理。</w:t>
      </w:r>
    </w:p>
    <w:p w14:paraId="3ED57C9A" w14:textId="4A4D95A5" w:rsidR="003025AF" w:rsidRDefault="00000000">
      <w:pPr>
        <w:numPr>
          <w:ilvl w:val="0"/>
          <w:numId w:val="1"/>
        </w:numPr>
        <w:spacing w:line="600" w:lineRule="exact"/>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t>（目标）中证债券估值旨在客观衡量债券的公允价值，中证债券收益率曲线旨在充分反映所衡量对象的收益率水平，为市场参与者提供参考。中证指数作为中证债券收益率曲线与估值的管理者，秉持客观中立，持续提升估值</w:t>
      </w:r>
      <w:commentRangeStart w:id="7"/>
      <w:r>
        <w:rPr>
          <w:rFonts w:ascii="仿宋" w:eastAsia="仿宋" w:hAnsi="仿宋" w:hint="eastAsia"/>
          <w:color w:val="000000" w:themeColor="text1"/>
          <w:sz w:val="32"/>
          <w:szCs w:val="32"/>
        </w:rPr>
        <w:t>产品</w:t>
      </w:r>
      <w:commentRangeEnd w:id="7"/>
      <w:r w:rsidR="003330DC">
        <w:rPr>
          <w:rStyle w:val="CommentReference"/>
          <w:rFonts w:ascii="仿宋" w:eastAsia="仿宋" w:hAnsi="仿宋" w:hint="eastAsia"/>
          <w:color w:val="000000" w:themeColor="text1"/>
          <w:sz w:val="32"/>
          <w:szCs w:val="32"/>
        </w:rPr>
        <w:commentReference w:id="7"/>
      </w:r>
      <w:r>
        <w:rPr>
          <w:rFonts w:ascii="仿宋" w:eastAsia="仿宋" w:hAnsi="仿宋" w:hint="eastAsia"/>
          <w:color w:val="000000" w:themeColor="text1"/>
          <w:sz w:val="32"/>
          <w:szCs w:val="32"/>
        </w:rPr>
        <w:t>的</w:t>
      </w:r>
      <w:commentRangeStart w:id="8"/>
      <w:ins w:id="9" w:author="Xingjian Zou" w:date="2026-04-24T21:42:00Z" w16du:dateUtc="2026-04-24T13:42:00Z">
        <w:r w:rsidR="003330DC">
          <w:rPr>
            <w:rFonts w:ascii="仿宋" w:eastAsia="仿宋" w:hAnsi="仿宋" w:hint="eastAsia"/>
            <w:color w:val="000000" w:themeColor="text1"/>
            <w:sz w:val="32"/>
            <w:szCs w:val="32"/>
          </w:rPr>
          <w:t>科学性、稳健性与透明性</w:t>
        </w:r>
      </w:ins>
      <w:commentRangeEnd w:id="8"/>
      <w:r w:rsidR="00031194">
        <w:rPr>
          <w:rStyle w:val="CommentReference"/>
          <w:rFonts w:ascii="仿宋" w:eastAsia="仿宋" w:hAnsi="仿宋" w:hint="eastAsia"/>
          <w:color w:val="000000" w:themeColor="text1"/>
          <w:sz w:val="32"/>
          <w:szCs w:val="32"/>
        </w:rPr>
        <w:commentReference w:id="8"/>
      </w:r>
      <w:del w:id="10" w:author="Xingjian Zou" w:date="2026-04-24T21:42:00Z" w16du:dateUtc="2026-04-24T13:42:00Z">
        <w:r w:rsidDel="003330DC">
          <w:rPr>
            <w:rFonts w:ascii="仿宋" w:eastAsia="仿宋" w:hAnsi="仿宋" w:hint="eastAsia"/>
            <w:color w:val="000000" w:themeColor="text1"/>
            <w:sz w:val="32"/>
            <w:szCs w:val="32"/>
          </w:rPr>
          <w:delText>公允性和科学性</w:delText>
        </w:r>
      </w:del>
      <w:r>
        <w:rPr>
          <w:rFonts w:ascii="仿宋" w:eastAsia="仿宋" w:hAnsi="仿宋" w:hint="eastAsia"/>
          <w:color w:val="000000" w:themeColor="text1"/>
          <w:sz w:val="32"/>
          <w:szCs w:val="32"/>
        </w:rPr>
        <w:t>。</w:t>
      </w:r>
    </w:p>
    <w:p w14:paraId="1F1A076C" w14:textId="77777777" w:rsidR="003025AF" w:rsidRDefault="00000000">
      <w:pPr>
        <w:numPr>
          <w:ilvl w:val="0"/>
          <w:numId w:val="1"/>
        </w:numPr>
        <w:spacing w:line="600" w:lineRule="exact"/>
        <w:ind w:firstLineChars="200" w:firstLine="640"/>
        <w:rPr>
          <w:rFonts w:ascii="仿宋" w:eastAsia="仿宋" w:hAnsi="仿宋"/>
          <w:color w:val="000000" w:themeColor="text1"/>
          <w:sz w:val="32"/>
          <w:szCs w:val="32"/>
        </w:rPr>
      </w:pPr>
      <w:commentRangeStart w:id="11"/>
      <w:r>
        <w:rPr>
          <w:rFonts w:ascii="仿宋" w:eastAsia="仿宋" w:hAnsi="仿宋" w:hint="eastAsia"/>
          <w:color w:val="000000" w:themeColor="text1"/>
          <w:sz w:val="32"/>
          <w:szCs w:val="32"/>
        </w:rPr>
        <w:t>（数据使用层级）</w:t>
      </w:r>
      <w:commentRangeEnd w:id="11"/>
      <w:r w:rsidR="003330DC">
        <w:rPr>
          <w:rStyle w:val="CommentReference"/>
          <w:rFonts w:ascii="仿宋" w:eastAsia="仿宋" w:hAnsi="仿宋" w:hint="eastAsia"/>
          <w:color w:val="000000" w:themeColor="text1"/>
          <w:sz w:val="32"/>
          <w:szCs w:val="32"/>
        </w:rPr>
        <w:commentReference w:id="11"/>
      </w:r>
      <w:r>
        <w:rPr>
          <w:rFonts w:ascii="仿宋" w:eastAsia="仿宋" w:hAnsi="仿宋" w:hint="eastAsia"/>
          <w:color w:val="000000" w:themeColor="text1"/>
          <w:sz w:val="32"/>
          <w:szCs w:val="32"/>
        </w:rPr>
        <w:t>对于存在活跃市场的债券，应优先参考活跃市场价格作为输入值；对于不存在活跃市场的债券，应参考其非活跃市场价格、相似债券市场价格、对应收益率曲线等作为输入值；若市场数据确无法获取的，应审慎使用输入值。</w:t>
      </w:r>
    </w:p>
    <w:p w14:paraId="449B8E27" w14:textId="77777777" w:rsidR="003025AF" w:rsidRDefault="00000000">
      <w:pPr>
        <w:numPr>
          <w:ilvl w:val="0"/>
          <w:numId w:val="1"/>
        </w:numPr>
        <w:spacing w:line="600" w:lineRule="exact"/>
        <w:ind w:firstLineChars="200" w:firstLine="640"/>
        <w:rPr>
          <w:rFonts w:ascii="仿宋" w:eastAsia="仿宋" w:hAnsi="仿宋"/>
          <w:color w:val="000000" w:themeColor="text1"/>
          <w:sz w:val="32"/>
          <w:szCs w:val="32"/>
        </w:rPr>
      </w:pPr>
      <w:commentRangeStart w:id="12"/>
      <w:r>
        <w:rPr>
          <w:rFonts w:ascii="仿宋" w:eastAsia="仿宋" w:hAnsi="仿宋" w:hint="eastAsia"/>
          <w:color w:val="000000" w:themeColor="text1"/>
          <w:sz w:val="32"/>
          <w:szCs w:val="32"/>
        </w:rPr>
        <w:t>（信息采集）</w:t>
      </w:r>
      <w:commentRangeEnd w:id="12"/>
      <w:r w:rsidR="00C74E27">
        <w:rPr>
          <w:rStyle w:val="CommentReference"/>
          <w:rFonts w:ascii="仿宋" w:eastAsia="仿宋" w:hAnsi="仿宋" w:hint="eastAsia"/>
          <w:color w:val="000000" w:themeColor="text1"/>
          <w:sz w:val="32"/>
          <w:szCs w:val="32"/>
        </w:rPr>
        <w:commentReference w:id="12"/>
      </w:r>
      <w:r>
        <w:rPr>
          <w:rFonts w:ascii="仿宋" w:eastAsia="仿宋" w:hAnsi="仿宋" w:hint="eastAsia"/>
          <w:color w:val="000000" w:themeColor="text1"/>
          <w:sz w:val="32"/>
          <w:szCs w:val="32"/>
        </w:rPr>
        <w:t>中证指数通过数据供应商、货币经纪商以及其他渠道采集收益率曲线与估值相关的债券基本信息、市场价格信息、发行人财务及经营信息等用以曲线编制与估值生产。通过规范供应商、加强数据清洗等方式进行原料数据质量管理，以保障所用信息的准确性和连续性。</w:t>
      </w:r>
    </w:p>
    <w:p w14:paraId="1EA958CB" w14:textId="77777777" w:rsidR="003025AF" w:rsidRDefault="00000000">
      <w:pPr>
        <w:numPr>
          <w:ilvl w:val="0"/>
          <w:numId w:val="1"/>
        </w:numPr>
        <w:spacing w:line="600" w:lineRule="exact"/>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lastRenderedPageBreak/>
        <w:t>（市场行情选取）中证指数应评估市场价格的可靠性，避免异常行情干扰。在评估可靠性时，一般考虑成交规模、成交与报价的连续性和离散度以及不同价格信号之间的一致性等因素。</w:t>
      </w:r>
      <w:commentRangeStart w:id="13"/>
      <w:r>
        <w:rPr>
          <w:rFonts w:ascii="仿宋" w:eastAsia="仿宋" w:hAnsi="仿宋" w:hint="eastAsia"/>
          <w:color w:val="000000" w:themeColor="text1"/>
          <w:sz w:val="32"/>
          <w:szCs w:val="32"/>
        </w:rPr>
        <w:t>在可靠市场价格中，遵循成交优先、时间优先的规则</w:t>
      </w:r>
      <w:r>
        <w:rPr>
          <w:rFonts w:hint="eastAsia"/>
          <w:color w:val="000000" w:themeColor="text1"/>
          <w:sz w:val="32"/>
          <w:szCs w:val="32"/>
        </w:rPr>
        <w:t>，</w:t>
      </w:r>
      <w:r>
        <w:rPr>
          <w:rFonts w:ascii="仿宋" w:eastAsia="仿宋" w:hAnsi="仿宋" w:hint="eastAsia"/>
          <w:color w:val="000000" w:themeColor="text1"/>
          <w:sz w:val="32"/>
          <w:szCs w:val="32"/>
        </w:rPr>
        <w:t>选取收益率曲线与估值的使用价格</w:t>
      </w:r>
      <w:commentRangeEnd w:id="13"/>
      <w:r w:rsidR="00DF31E6">
        <w:rPr>
          <w:rStyle w:val="CommentReference"/>
          <w:rFonts w:ascii="仿宋" w:eastAsia="仿宋" w:hAnsi="仿宋" w:hint="eastAsia"/>
          <w:color w:val="000000" w:themeColor="text1"/>
          <w:sz w:val="32"/>
          <w:szCs w:val="32"/>
        </w:rPr>
        <w:commentReference w:id="13"/>
      </w:r>
      <w:r>
        <w:rPr>
          <w:rFonts w:ascii="仿宋" w:eastAsia="仿宋" w:hAnsi="仿宋" w:hint="eastAsia"/>
          <w:color w:val="000000" w:themeColor="text1"/>
          <w:sz w:val="32"/>
          <w:szCs w:val="32"/>
        </w:rPr>
        <w:t>。</w:t>
      </w:r>
    </w:p>
    <w:p w14:paraId="61C0296D" w14:textId="77777777" w:rsidR="003025AF" w:rsidRDefault="00000000">
      <w:pPr>
        <w:numPr>
          <w:ilvl w:val="0"/>
          <w:numId w:val="1"/>
        </w:numPr>
        <w:spacing w:line="600" w:lineRule="exact"/>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t>（曲线构造模型和</w:t>
      </w:r>
      <w:commentRangeStart w:id="14"/>
      <w:r>
        <w:rPr>
          <w:rFonts w:ascii="仿宋" w:eastAsia="仿宋" w:hAnsi="仿宋" w:hint="eastAsia"/>
          <w:color w:val="000000" w:themeColor="text1"/>
          <w:sz w:val="32"/>
          <w:szCs w:val="32"/>
        </w:rPr>
        <w:t>样本筛选</w:t>
      </w:r>
      <w:commentRangeEnd w:id="14"/>
      <w:r w:rsidR="002A2389">
        <w:rPr>
          <w:rStyle w:val="CommentReference"/>
          <w:rFonts w:ascii="仿宋" w:eastAsia="仿宋" w:hAnsi="仿宋" w:hint="eastAsia"/>
          <w:color w:val="000000" w:themeColor="text1"/>
          <w:sz w:val="32"/>
          <w:szCs w:val="32"/>
        </w:rPr>
        <w:commentReference w:id="14"/>
      </w:r>
      <w:r>
        <w:rPr>
          <w:rFonts w:ascii="仿宋" w:eastAsia="仿宋" w:hAnsi="仿宋" w:hint="eastAsia"/>
          <w:color w:val="000000" w:themeColor="text1"/>
          <w:sz w:val="32"/>
          <w:szCs w:val="32"/>
        </w:rPr>
        <w:t>）债券收益率曲线的编制应基于科学的曲线构造模型，选取代表性样本券的可靠市场信息进行拟合。收益率曲线的样本券应综合考虑债券类型、流动性、信用资质等因素适时更新。收益率曲线拟合过程中应</w:t>
      </w:r>
      <w:commentRangeStart w:id="15"/>
      <w:r>
        <w:rPr>
          <w:rFonts w:ascii="仿宋" w:eastAsia="仿宋" w:hAnsi="仿宋" w:hint="eastAsia"/>
          <w:color w:val="000000" w:themeColor="text1"/>
          <w:sz w:val="32"/>
          <w:szCs w:val="32"/>
        </w:rPr>
        <w:t>加强稽核检查</w:t>
      </w:r>
      <w:commentRangeEnd w:id="15"/>
      <w:r w:rsidR="002417CE">
        <w:rPr>
          <w:rStyle w:val="CommentReference"/>
          <w:rFonts w:ascii="仿宋" w:eastAsia="仿宋" w:hAnsi="仿宋" w:hint="eastAsia"/>
          <w:color w:val="000000" w:themeColor="text1"/>
          <w:sz w:val="32"/>
          <w:szCs w:val="32"/>
        </w:rPr>
        <w:commentReference w:id="15"/>
      </w:r>
      <w:r>
        <w:rPr>
          <w:rFonts w:ascii="仿宋" w:eastAsia="仿宋" w:hAnsi="仿宋" w:hint="eastAsia"/>
          <w:color w:val="000000" w:themeColor="text1"/>
          <w:sz w:val="32"/>
          <w:szCs w:val="32"/>
        </w:rPr>
        <w:t>，以保障收益率曲线的表征性和连续性。</w:t>
      </w:r>
    </w:p>
    <w:p w14:paraId="240237F4" w14:textId="73FB67FF" w:rsidR="003025AF" w:rsidRDefault="00000000">
      <w:pPr>
        <w:numPr>
          <w:ilvl w:val="0"/>
          <w:numId w:val="1"/>
        </w:numPr>
        <w:spacing w:line="600" w:lineRule="exact"/>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t>（估值模型）债券估值应采用具备坚实金融理论依据的估值模型</w:t>
      </w:r>
      <w:commentRangeStart w:id="16"/>
      <w:ins w:id="17" w:author="Xingjian Zou" w:date="2026-04-24T22:14:00Z" w16du:dateUtc="2026-04-24T14:14:00Z">
        <w:r w:rsidR="002417CE">
          <w:rPr>
            <w:rFonts w:ascii="仿宋" w:eastAsia="仿宋" w:hAnsi="仿宋" w:hint="eastAsia"/>
            <w:color w:val="000000" w:themeColor="text1"/>
            <w:sz w:val="32"/>
            <w:szCs w:val="32"/>
          </w:rPr>
          <w:t>，</w:t>
        </w:r>
      </w:ins>
      <w:del w:id="18" w:author="Xingjian Zou" w:date="2026-04-24T22:14:00Z" w16du:dateUtc="2026-04-24T14:14:00Z">
        <w:r w:rsidDel="002417CE">
          <w:rPr>
            <w:rFonts w:ascii="仿宋" w:eastAsia="仿宋" w:hAnsi="仿宋" w:hint="eastAsia"/>
            <w:color w:val="000000" w:themeColor="text1"/>
            <w:sz w:val="32"/>
            <w:szCs w:val="32"/>
          </w:rPr>
          <w:delText>。估值参数取值应科学合理，真实反映</w:delText>
        </w:r>
      </w:del>
      <w:ins w:id="19" w:author="Xingjian Zou" w:date="2026-04-24T22:14:00Z" w16du:dateUtc="2026-04-24T14:14:00Z">
        <w:r w:rsidR="002417CE">
          <w:rPr>
            <w:rFonts w:ascii="仿宋" w:eastAsia="仿宋" w:hAnsi="仿宋" w:hint="eastAsia"/>
            <w:color w:val="000000" w:themeColor="text1"/>
            <w:sz w:val="32"/>
            <w:szCs w:val="32"/>
          </w:rPr>
          <w:t>合理匹配</w:t>
        </w:r>
      </w:ins>
      <w:r>
        <w:rPr>
          <w:rFonts w:ascii="仿宋" w:eastAsia="仿宋" w:hAnsi="仿宋" w:hint="eastAsia"/>
          <w:color w:val="000000" w:themeColor="text1"/>
          <w:sz w:val="32"/>
          <w:szCs w:val="32"/>
        </w:rPr>
        <w:t>债券条款、市场交易</w:t>
      </w:r>
      <w:ins w:id="20" w:author="Xingjian Zou" w:date="2026-04-24T22:14:00Z" w16du:dateUtc="2026-04-24T14:14:00Z">
        <w:r w:rsidR="003F07CB">
          <w:rPr>
            <w:rFonts w:ascii="仿宋" w:eastAsia="仿宋" w:hAnsi="仿宋" w:hint="eastAsia"/>
            <w:color w:val="000000" w:themeColor="text1"/>
            <w:sz w:val="32"/>
            <w:szCs w:val="32"/>
          </w:rPr>
          <w:t>习惯</w:t>
        </w:r>
      </w:ins>
      <w:del w:id="21" w:author="Xingjian Zou" w:date="2026-04-24T22:14:00Z" w16du:dateUtc="2026-04-24T14:14:00Z">
        <w:r w:rsidDel="003F07CB">
          <w:rPr>
            <w:rFonts w:ascii="仿宋" w:eastAsia="仿宋" w:hAnsi="仿宋" w:hint="eastAsia"/>
            <w:color w:val="000000" w:themeColor="text1"/>
            <w:sz w:val="32"/>
            <w:szCs w:val="32"/>
          </w:rPr>
          <w:delText>信息</w:delText>
        </w:r>
      </w:del>
      <w:r>
        <w:rPr>
          <w:rFonts w:ascii="仿宋" w:eastAsia="仿宋" w:hAnsi="仿宋" w:hint="eastAsia"/>
          <w:color w:val="000000" w:themeColor="text1"/>
          <w:sz w:val="32"/>
          <w:szCs w:val="32"/>
        </w:rPr>
        <w:t>与发行人基本面信息</w:t>
      </w:r>
      <w:commentRangeEnd w:id="16"/>
      <w:r w:rsidR="004E34DC">
        <w:rPr>
          <w:rStyle w:val="CommentReference"/>
          <w:rFonts w:ascii="仿宋" w:eastAsia="仿宋" w:hAnsi="仿宋" w:hint="eastAsia"/>
          <w:color w:val="000000" w:themeColor="text1"/>
          <w:sz w:val="32"/>
          <w:szCs w:val="32"/>
        </w:rPr>
        <w:commentReference w:id="16"/>
      </w:r>
      <w:r>
        <w:rPr>
          <w:rFonts w:ascii="仿宋" w:eastAsia="仿宋" w:hAnsi="仿宋" w:hint="eastAsia"/>
          <w:color w:val="000000" w:themeColor="text1"/>
          <w:sz w:val="32"/>
          <w:szCs w:val="32"/>
        </w:rPr>
        <w:t>等。对于复杂的金融工具，应进一步结合具体情形和内外部意见，审慎制定估值方法。</w:t>
      </w:r>
    </w:p>
    <w:p w14:paraId="04296110" w14:textId="77777777" w:rsidR="003025AF" w:rsidRDefault="00000000">
      <w:pPr>
        <w:numPr>
          <w:ilvl w:val="0"/>
          <w:numId w:val="1"/>
        </w:numPr>
        <w:spacing w:line="600" w:lineRule="exact"/>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t>（方法优化）中证指数应持续完善曲线编制与债券估值相关模型及方法，定期结合规范性要求、市场发展趋势及用户意见开展方法评估，及时开展修订和优化，</w:t>
      </w:r>
      <w:r>
        <w:rPr>
          <w:rFonts w:ascii="仿宋" w:eastAsia="仿宋" w:hAnsi="仿宋"/>
          <w:color w:val="000000" w:themeColor="text1"/>
          <w:sz w:val="32"/>
          <w:szCs w:val="32"/>
        </w:rPr>
        <w:t>以确保</w:t>
      </w:r>
      <w:r>
        <w:rPr>
          <w:rFonts w:ascii="仿宋" w:eastAsia="仿宋" w:hAnsi="仿宋" w:hint="eastAsia"/>
          <w:color w:val="000000" w:themeColor="text1"/>
          <w:sz w:val="32"/>
          <w:szCs w:val="32"/>
        </w:rPr>
        <w:t>模型及</w:t>
      </w:r>
      <w:r>
        <w:rPr>
          <w:rFonts w:ascii="仿宋" w:eastAsia="仿宋" w:hAnsi="仿宋"/>
          <w:color w:val="000000" w:themeColor="text1"/>
          <w:sz w:val="32"/>
          <w:szCs w:val="32"/>
        </w:rPr>
        <w:t>方法的合理性和适用性</w:t>
      </w:r>
      <w:r>
        <w:rPr>
          <w:rFonts w:ascii="仿宋" w:eastAsia="仿宋" w:hAnsi="仿宋" w:hint="eastAsia"/>
          <w:color w:val="000000" w:themeColor="text1"/>
          <w:sz w:val="32"/>
          <w:szCs w:val="32"/>
        </w:rPr>
        <w:t>。</w:t>
      </w:r>
    </w:p>
    <w:p w14:paraId="427D58FC" w14:textId="77777777" w:rsidR="003025AF" w:rsidRDefault="00000000">
      <w:pPr>
        <w:numPr>
          <w:ilvl w:val="0"/>
          <w:numId w:val="1"/>
        </w:numPr>
        <w:spacing w:line="600" w:lineRule="exact"/>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t>（质量控制）</w:t>
      </w:r>
      <w:commentRangeStart w:id="22"/>
      <w:r>
        <w:rPr>
          <w:rFonts w:ascii="仿宋" w:eastAsia="仿宋" w:hAnsi="仿宋" w:hint="eastAsia"/>
          <w:color w:val="000000" w:themeColor="text1"/>
          <w:sz w:val="32"/>
          <w:szCs w:val="32"/>
        </w:rPr>
        <w:t>对</w:t>
      </w:r>
      <w:commentRangeEnd w:id="22"/>
      <w:r w:rsidR="00076443">
        <w:rPr>
          <w:rStyle w:val="CommentReference"/>
          <w:rFonts w:ascii="仿宋" w:eastAsia="仿宋" w:hAnsi="仿宋" w:hint="eastAsia"/>
          <w:color w:val="000000" w:themeColor="text1"/>
          <w:sz w:val="32"/>
          <w:szCs w:val="32"/>
        </w:rPr>
        <w:commentReference w:id="22"/>
      </w:r>
      <w:commentRangeStart w:id="23"/>
      <w:r>
        <w:rPr>
          <w:rFonts w:ascii="仿宋" w:eastAsia="仿宋" w:hAnsi="仿宋" w:hint="eastAsia"/>
          <w:color w:val="000000" w:themeColor="text1"/>
          <w:sz w:val="32"/>
          <w:szCs w:val="32"/>
        </w:rPr>
        <w:t>债券估值</w:t>
      </w:r>
      <w:commentRangeEnd w:id="23"/>
      <w:r w:rsidR="00076443">
        <w:rPr>
          <w:rStyle w:val="CommentReference"/>
          <w:rFonts w:ascii="仿宋" w:eastAsia="仿宋" w:hAnsi="仿宋" w:hint="eastAsia"/>
          <w:color w:val="000000" w:themeColor="text1"/>
          <w:sz w:val="32"/>
          <w:szCs w:val="32"/>
        </w:rPr>
        <w:commentReference w:id="23"/>
      </w:r>
      <w:r>
        <w:rPr>
          <w:rFonts w:ascii="仿宋" w:eastAsia="仿宋" w:hAnsi="仿宋" w:hint="eastAsia"/>
          <w:color w:val="000000" w:themeColor="text1"/>
          <w:sz w:val="32"/>
          <w:szCs w:val="32"/>
        </w:rPr>
        <w:t>过程及结果进行独立检查，通过监测、校验及修正等，努力提升估值结果的合理性。</w:t>
      </w:r>
    </w:p>
    <w:p w14:paraId="5DCBA1E6" w14:textId="77777777" w:rsidR="003025AF" w:rsidRDefault="00000000">
      <w:pPr>
        <w:numPr>
          <w:ilvl w:val="0"/>
          <w:numId w:val="1"/>
        </w:numPr>
        <w:spacing w:line="600" w:lineRule="exact"/>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t>（利益冲突）中证指数应建立完善的利益冲突防范机制，对估值业务设置相应防火墙机制，估值相关人员不参</w:t>
      </w:r>
      <w:r>
        <w:rPr>
          <w:rFonts w:ascii="仿宋" w:eastAsia="仿宋" w:hAnsi="仿宋" w:hint="eastAsia"/>
          <w:color w:val="000000" w:themeColor="text1"/>
          <w:sz w:val="32"/>
          <w:szCs w:val="32"/>
        </w:rPr>
        <w:lastRenderedPageBreak/>
        <w:t>与所估值资产的交易，</w:t>
      </w:r>
      <w:commentRangeStart w:id="24"/>
      <w:r>
        <w:rPr>
          <w:rFonts w:ascii="仿宋" w:eastAsia="仿宋" w:hAnsi="仿宋" w:hint="eastAsia"/>
          <w:color w:val="000000" w:themeColor="text1"/>
          <w:sz w:val="32"/>
          <w:szCs w:val="32"/>
        </w:rPr>
        <w:t>并通过建立公开的咨询与投诉机制，畅通外部意见与监督</w:t>
      </w:r>
      <w:commentRangeEnd w:id="24"/>
      <w:r w:rsidR="008373E9">
        <w:rPr>
          <w:rStyle w:val="CommentReference"/>
          <w:rFonts w:ascii="仿宋" w:eastAsia="仿宋" w:hAnsi="仿宋" w:hint="eastAsia"/>
          <w:color w:val="000000" w:themeColor="text1"/>
          <w:sz w:val="32"/>
          <w:szCs w:val="32"/>
        </w:rPr>
        <w:commentReference w:id="24"/>
      </w:r>
      <w:r>
        <w:rPr>
          <w:rFonts w:ascii="仿宋" w:eastAsia="仿宋" w:hAnsi="仿宋" w:hint="eastAsia"/>
          <w:color w:val="000000" w:themeColor="text1"/>
          <w:sz w:val="32"/>
          <w:szCs w:val="32"/>
        </w:rPr>
        <w:t>。</w:t>
      </w:r>
    </w:p>
    <w:p w14:paraId="680ED30A" w14:textId="4C754976" w:rsidR="003025AF" w:rsidRDefault="00000000">
      <w:pPr>
        <w:numPr>
          <w:ilvl w:val="0"/>
          <w:numId w:val="1"/>
        </w:numPr>
        <w:spacing w:line="600" w:lineRule="exact"/>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t>（连续性）中证收益率曲线与债券估值</w:t>
      </w:r>
      <w:del w:id="25" w:author="Xingjian Zou" w:date="2026-04-24T22:38:00Z" w16du:dateUtc="2026-04-24T14:38:00Z">
        <w:r w:rsidDel="004506B1">
          <w:rPr>
            <w:rFonts w:ascii="仿宋" w:eastAsia="仿宋" w:hAnsi="仿宋" w:hint="eastAsia"/>
            <w:color w:val="000000" w:themeColor="text1"/>
            <w:sz w:val="32"/>
            <w:szCs w:val="32"/>
          </w:rPr>
          <w:delText>应</w:delText>
        </w:r>
      </w:del>
      <w:ins w:id="26" w:author="Xingjian Zou" w:date="2026-04-24T22:38:00Z" w16du:dateUtc="2026-04-24T14:38:00Z">
        <w:r w:rsidR="004506B1">
          <w:rPr>
            <w:rFonts w:ascii="仿宋" w:eastAsia="仿宋" w:hAnsi="仿宋" w:hint="eastAsia"/>
            <w:color w:val="000000" w:themeColor="text1"/>
            <w:sz w:val="32"/>
            <w:szCs w:val="32"/>
          </w:rPr>
          <w:t>致力于</w:t>
        </w:r>
      </w:ins>
      <w:r>
        <w:rPr>
          <w:rFonts w:ascii="仿宋" w:eastAsia="仿宋" w:hAnsi="仿宋" w:hint="eastAsia"/>
          <w:color w:val="000000" w:themeColor="text1"/>
          <w:sz w:val="32"/>
          <w:szCs w:val="32"/>
        </w:rPr>
        <w:t>持续反映相应收益率水平和债券公允价值。针对市场中断、系统故障等突发性因素导致的估值中断情形，应制定并执行应急处置方案，及时恢复估值计算发布。</w:t>
      </w:r>
    </w:p>
    <w:p w14:paraId="1BC30259" w14:textId="77777777" w:rsidR="003025AF" w:rsidRDefault="00000000">
      <w:pPr>
        <w:numPr>
          <w:ilvl w:val="0"/>
          <w:numId w:val="1"/>
        </w:numPr>
        <w:spacing w:line="600" w:lineRule="exact"/>
        <w:ind w:firstLineChars="200" w:firstLine="640"/>
        <w:rPr>
          <w:ins w:id="27" w:author="Xingjian Zou" w:date="2026-04-24T22:38:00Z" w16du:dateUtc="2026-04-24T14:38:00Z"/>
          <w:rFonts w:ascii="仿宋" w:eastAsia="仿宋" w:hAnsi="仿宋"/>
          <w:color w:val="000000" w:themeColor="text1"/>
          <w:sz w:val="32"/>
          <w:szCs w:val="32"/>
        </w:rPr>
      </w:pPr>
      <w:r>
        <w:rPr>
          <w:rFonts w:ascii="仿宋" w:eastAsia="仿宋" w:hAnsi="仿宋" w:hint="eastAsia"/>
          <w:color w:val="000000" w:themeColor="text1"/>
          <w:sz w:val="32"/>
          <w:szCs w:val="32"/>
        </w:rPr>
        <w:t>（信息披露）中证指数应尽可能公开、完整、及时地披露产品信息、估值方法等重要信息。</w:t>
      </w:r>
    </w:p>
    <w:p w14:paraId="5B941A1E" w14:textId="13DB7B5B" w:rsidR="004506B1" w:rsidRDefault="004506B1">
      <w:pPr>
        <w:numPr>
          <w:ilvl w:val="0"/>
          <w:numId w:val="1"/>
        </w:numPr>
        <w:spacing w:line="600" w:lineRule="exact"/>
        <w:ind w:firstLineChars="200" w:firstLine="640"/>
        <w:rPr>
          <w:ins w:id="28" w:author="Xingjian Zou" w:date="2026-04-24T22:39:00Z" w16du:dateUtc="2026-04-24T14:39:00Z"/>
          <w:rFonts w:ascii="仿宋" w:eastAsia="仿宋" w:hAnsi="仿宋"/>
          <w:color w:val="000000" w:themeColor="text1"/>
          <w:sz w:val="32"/>
          <w:szCs w:val="32"/>
        </w:rPr>
      </w:pPr>
      <w:commentRangeStart w:id="29"/>
      <w:ins w:id="30" w:author="Xingjian Zou" w:date="2026-04-24T22:39:00Z" w16du:dateUtc="2026-04-24T14:39:00Z">
        <w:r>
          <w:rPr>
            <w:rFonts w:ascii="仿宋" w:eastAsia="仿宋" w:hAnsi="仿宋" w:hint="eastAsia"/>
            <w:color w:val="000000" w:themeColor="text1"/>
            <w:sz w:val="32"/>
            <w:szCs w:val="32"/>
          </w:rPr>
          <w:t>（客诉机制）</w:t>
        </w:r>
      </w:ins>
    </w:p>
    <w:p w14:paraId="3126C3F6" w14:textId="3289627D" w:rsidR="004506B1" w:rsidRDefault="004506B1">
      <w:pPr>
        <w:numPr>
          <w:ilvl w:val="0"/>
          <w:numId w:val="1"/>
        </w:numPr>
        <w:spacing w:line="600" w:lineRule="exact"/>
        <w:ind w:firstLineChars="200" w:firstLine="640"/>
        <w:rPr>
          <w:rFonts w:ascii="仿宋" w:eastAsia="仿宋" w:hAnsi="仿宋"/>
          <w:color w:val="000000" w:themeColor="text1"/>
          <w:sz w:val="32"/>
          <w:szCs w:val="32"/>
        </w:rPr>
      </w:pPr>
      <w:ins w:id="31" w:author="Xingjian Zou" w:date="2026-04-24T22:38:00Z" w16du:dateUtc="2026-04-24T14:38:00Z">
        <w:r>
          <w:rPr>
            <w:rFonts w:ascii="仿宋" w:eastAsia="仿宋" w:hAnsi="仿宋" w:hint="eastAsia"/>
            <w:color w:val="000000" w:themeColor="text1"/>
            <w:sz w:val="32"/>
            <w:szCs w:val="32"/>
          </w:rPr>
          <w:t>（</w:t>
        </w:r>
      </w:ins>
      <w:ins w:id="32" w:author="Xingjian Zou" w:date="2026-04-24T22:39:00Z" w16du:dateUtc="2026-04-24T14:39:00Z">
        <w:r>
          <w:rPr>
            <w:rFonts w:ascii="仿宋" w:eastAsia="仿宋" w:hAnsi="仿宋" w:hint="eastAsia"/>
            <w:color w:val="000000" w:themeColor="text1"/>
            <w:sz w:val="32"/>
            <w:szCs w:val="32"/>
          </w:rPr>
          <w:t>文件留档</w:t>
        </w:r>
      </w:ins>
      <w:ins w:id="33" w:author="Xingjian Zou" w:date="2026-04-24T22:38:00Z" w16du:dateUtc="2026-04-24T14:38:00Z">
        <w:r>
          <w:rPr>
            <w:rFonts w:ascii="仿宋" w:eastAsia="仿宋" w:hAnsi="仿宋" w:hint="eastAsia"/>
            <w:color w:val="000000" w:themeColor="text1"/>
            <w:sz w:val="32"/>
            <w:szCs w:val="32"/>
          </w:rPr>
          <w:t>）</w:t>
        </w:r>
      </w:ins>
      <w:commentRangeEnd w:id="29"/>
      <w:r>
        <w:rPr>
          <w:rStyle w:val="CommentReference"/>
          <w:rFonts w:ascii="仿宋" w:eastAsia="仿宋" w:hAnsi="仿宋"/>
          <w:color w:val="000000" w:themeColor="text1"/>
          <w:sz w:val="32"/>
          <w:szCs w:val="32"/>
        </w:rPr>
        <w:commentReference w:id="29"/>
      </w:r>
    </w:p>
    <w:sectPr w:rsidR="004506B1">
      <w:footerReference w:type="default" r:id="rId1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ngjian Zou" w:date="2026-04-24T21:34:00Z" w:initials="XZ">
    <w:p w14:paraId="27B4DDDF" w14:textId="34F9F365" w:rsidR="003330DC" w:rsidRDefault="003330DC">
      <w:pPr>
        <w:pStyle w:val="CommentText"/>
        <w:rPr>
          <w:rFonts w:hint="eastAsia"/>
        </w:rPr>
      </w:pPr>
      <w:r>
        <w:rPr>
          <w:rStyle w:val="CommentReference"/>
        </w:rPr>
        <w:annotationRef/>
      </w:r>
      <w:r>
        <w:rPr>
          <w:rFonts w:hint="eastAsia"/>
        </w:rPr>
        <w:t>建议将“数据”修改为“产品”，因本文的规范范围除了数据外还包括方法论、文档、披露等方面。</w:t>
      </w:r>
    </w:p>
  </w:comment>
  <w:comment w:id="3" w:author="Xingjian Zou" w:date="2026-04-24T21:36:00Z" w:initials="XZ">
    <w:p w14:paraId="24FD618D" w14:textId="381C15EA" w:rsidR="003330DC" w:rsidRDefault="003330DC">
      <w:pPr>
        <w:pStyle w:val="CommentText"/>
      </w:pPr>
      <w:r>
        <w:rPr>
          <w:rStyle w:val="CommentReference"/>
        </w:rPr>
        <w:annotationRef/>
      </w:r>
      <w:r>
        <w:rPr>
          <w:rFonts w:hint="eastAsia"/>
        </w:rPr>
        <w:t xml:space="preserve">1. </w:t>
      </w:r>
      <w:r>
        <w:rPr>
          <w:rFonts w:hint="eastAsia"/>
        </w:rPr>
        <w:t>建议将公允性改为科学性。“公允”一词出自会计准则，在会计学科下有匹配准则要求的专门含义；但一般公众易将“公允”一次同化为“绝对公平合理”，用这一词汇可能被动增加舆论压力。用“科学性”一词来表示技术上的严谨，指向可能更明确。</w:t>
      </w:r>
    </w:p>
    <w:p w14:paraId="7399291F" w14:textId="1454BC08" w:rsidR="003330DC" w:rsidRDefault="003330DC">
      <w:pPr>
        <w:pStyle w:val="CommentText"/>
        <w:rPr>
          <w:rFonts w:hint="eastAsia"/>
        </w:rPr>
      </w:pPr>
      <w:r>
        <w:rPr>
          <w:rFonts w:hint="eastAsia"/>
        </w:rPr>
        <w:t xml:space="preserve">2. </w:t>
      </w:r>
      <w:r>
        <w:rPr>
          <w:rFonts w:hint="eastAsia"/>
        </w:rPr>
        <w:t>建议增加“稳健性”，对应内控和留档工作的目的。</w:t>
      </w:r>
    </w:p>
  </w:comment>
  <w:comment w:id="7" w:author="Xingjian Zou" w:date="2026-04-24T21:42:00Z" w:initials="XZ">
    <w:p w14:paraId="1A0A03D0" w14:textId="1BC2F759" w:rsidR="003330DC" w:rsidRDefault="003330DC">
      <w:pPr>
        <w:pStyle w:val="CommentText"/>
      </w:pPr>
      <w:r>
        <w:rPr>
          <w:rStyle w:val="CommentReference"/>
        </w:rPr>
        <w:annotationRef/>
      </w:r>
      <w:r>
        <w:rPr>
          <w:rFonts w:hint="eastAsia"/>
        </w:rPr>
        <w:t>此处用了“产品”而非“数据”，我们认为更恰当，因此提出上述第一</w:t>
      </w:r>
      <w:r w:rsidR="00C74E27">
        <w:rPr>
          <w:rFonts w:hint="eastAsia"/>
        </w:rPr>
        <w:t>条</w:t>
      </w:r>
      <w:r>
        <w:rPr>
          <w:rFonts w:hint="eastAsia"/>
        </w:rPr>
        <w:t>建议。</w:t>
      </w:r>
    </w:p>
  </w:comment>
  <w:comment w:id="8" w:author="Xingjian Zou" w:date="2026-04-24T21:43:00Z" w:initials="XZ">
    <w:p w14:paraId="189FBA44" w14:textId="6C45EAF2" w:rsidR="003330DC" w:rsidRDefault="003330DC">
      <w:pPr>
        <w:pStyle w:val="CommentText"/>
        <w:rPr>
          <w:rFonts w:hint="eastAsia"/>
        </w:rPr>
      </w:pPr>
      <w:r>
        <w:rPr>
          <w:rStyle w:val="CommentReference"/>
        </w:rPr>
        <w:annotationRef/>
      </w:r>
      <w:r>
        <w:rPr>
          <w:rFonts w:hint="eastAsia"/>
        </w:rPr>
        <w:t>第一段实则已是提出目标，此处如作为正文第一</w:t>
      </w:r>
      <w:r w:rsidR="00C74E27">
        <w:rPr>
          <w:rFonts w:hint="eastAsia"/>
        </w:rPr>
        <w:t>款</w:t>
      </w:r>
      <w:r>
        <w:rPr>
          <w:rFonts w:hint="eastAsia"/>
        </w:rPr>
        <w:t>，可以考虑用词对齐。</w:t>
      </w:r>
    </w:p>
  </w:comment>
  <w:comment w:id="11" w:author="Xingjian Zou" w:date="2026-04-24T21:44:00Z" w:initials="XZ">
    <w:p w14:paraId="5E8385AA" w14:textId="5A916E00" w:rsidR="00031194" w:rsidRDefault="003330DC" w:rsidP="00031194">
      <w:pPr>
        <w:pStyle w:val="CommentText"/>
        <w:numPr>
          <w:ilvl w:val="0"/>
          <w:numId w:val="2"/>
        </w:numPr>
      </w:pPr>
      <w:r>
        <w:rPr>
          <w:rStyle w:val="CommentReference"/>
        </w:rPr>
        <w:annotationRef/>
      </w:r>
      <w:r w:rsidR="00C74E27">
        <w:rPr>
          <w:rFonts w:hint="eastAsia"/>
        </w:rPr>
        <w:t xml:space="preserve"> </w:t>
      </w:r>
      <w:r w:rsidR="00C74E27">
        <w:rPr>
          <w:rFonts w:hint="eastAsia"/>
        </w:rPr>
        <w:t>此款的内容主要指向了估值数据</w:t>
      </w:r>
      <w:r w:rsidR="00C74E27">
        <w:rPr>
          <w:rFonts w:hint="eastAsia"/>
        </w:rPr>
        <w:t>/</w:t>
      </w:r>
      <w:r w:rsidR="00C74E27">
        <w:rPr>
          <w:rFonts w:hint="eastAsia"/>
        </w:rPr>
        <w:t>参数的使用层级</w:t>
      </w:r>
      <w:r w:rsidR="00031194">
        <w:rPr>
          <w:rFonts w:hint="eastAsia"/>
        </w:rPr>
        <w:t>。在内容和位置上有如下建议：</w:t>
      </w:r>
    </w:p>
    <w:p w14:paraId="1804352A" w14:textId="1E318C92" w:rsidR="00031194" w:rsidRDefault="00031194" w:rsidP="00031194">
      <w:pPr>
        <w:pStyle w:val="CommentText"/>
        <w:numPr>
          <w:ilvl w:val="1"/>
          <w:numId w:val="2"/>
        </w:numPr>
      </w:pPr>
      <w:r>
        <w:rPr>
          <w:rFonts w:hint="eastAsia"/>
        </w:rPr>
        <w:t>内容上，建议分别对曲线和估值产品的数据使用层级原则（或者优先顺序原则），或修改当前内容使原则能够同时适用两种产品。目前，本款第一个分号前的内容可同时适用于曲线和估值产品，但第二个分号前的内容只能适用于估值。</w:t>
      </w:r>
    </w:p>
    <w:p w14:paraId="35E9354D" w14:textId="00C96E28" w:rsidR="003330DC" w:rsidRDefault="00031194" w:rsidP="00031194">
      <w:pPr>
        <w:pStyle w:val="CommentText"/>
        <w:numPr>
          <w:ilvl w:val="1"/>
          <w:numId w:val="2"/>
        </w:numPr>
        <w:rPr>
          <w:rFonts w:hint="eastAsia"/>
        </w:rPr>
      </w:pPr>
      <w:r>
        <w:rPr>
          <w:rFonts w:hint="eastAsia"/>
        </w:rPr>
        <w:t>位置上，数据适用层级可以理解为对所有合格数据的优先取用顺序。目前第三款（信息采集）是对入参准入的总体要求，第四款是对入参的筛选要求，经过这两道程序后才得到所有的合格数据池。因而建议此款放在第三、第四款后。</w:t>
      </w:r>
    </w:p>
    <w:p w14:paraId="6392E5C6" w14:textId="58661DF9" w:rsidR="00C74E27" w:rsidRDefault="00C74E27" w:rsidP="00C74E27">
      <w:pPr>
        <w:pStyle w:val="CommentText"/>
        <w:numPr>
          <w:ilvl w:val="0"/>
          <w:numId w:val="2"/>
        </w:numPr>
      </w:pPr>
      <w:r>
        <w:rPr>
          <w:rFonts w:hint="eastAsia"/>
        </w:rPr>
        <w:t>此款要求参考了会计准则估值入参三层次的写法。</w:t>
      </w:r>
      <w:r w:rsidR="00031194">
        <w:rPr>
          <w:rFonts w:hint="eastAsia"/>
        </w:rPr>
        <w:t>就估值产品的数据适用层次</w:t>
      </w:r>
      <w:r>
        <w:rPr>
          <w:rFonts w:hint="eastAsia"/>
        </w:rPr>
        <w:t>，也建议补充模型结果、专家意见</w:t>
      </w:r>
      <w:r w:rsidR="00031194">
        <w:rPr>
          <w:rFonts w:hint="eastAsia"/>
        </w:rPr>
        <w:t>型入参</w:t>
      </w:r>
      <w:r>
        <w:rPr>
          <w:rFonts w:hint="eastAsia"/>
        </w:rPr>
        <w:t>的使用层级。</w:t>
      </w:r>
    </w:p>
  </w:comment>
  <w:comment w:id="12" w:author="Xingjian Zou" w:date="2026-04-24T21:48:00Z" w:initials="XZ">
    <w:p w14:paraId="33A10373" w14:textId="4E04B9C4" w:rsidR="00C74E27" w:rsidRDefault="00C74E27">
      <w:pPr>
        <w:pStyle w:val="CommentText"/>
        <w:rPr>
          <w:rFonts w:hint="eastAsia"/>
        </w:rPr>
      </w:pPr>
      <w:r>
        <w:rPr>
          <w:rStyle w:val="CommentReference"/>
        </w:rPr>
        <w:annotationRef/>
      </w:r>
      <w:r w:rsidR="00031194">
        <w:rPr>
          <w:rFonts w:hint="eastAsia"/>
        </w:rPr>
        <w:t>如前一条建议所述，建议位置前移。</w:t>
      </w:r>
    </w:p>
  </w:comment>
  <w:comment w:id="13" w:author="Xingjian Zou" w:date="2026-04-24T22:03:00Z" w:initials="XZ">
    <w:p w14:paraId="77FB5B4D" w14:textId="1831F786" w:rsidR="00DF31E6" w:rsidRDefault="00DF31E6">
      <w:pPr>
        <w:pStyle w:val="CommentText"/>
        <w:rPr>
          <w:rFonts w:hint="eastAsia"/>
        </w:rPr>
      </w:pPr>
      <w:r>
        <w:rPr>
          <w:rStyle w:val="CommentReference"/>
        </w:rPr>
        <w:annotationRef/>
      </w:r>
      <w:r>
        <w:rPr>
          <w:rFonts w:hint="eastAsia"/>
        </w:rPr>
        <w:t>此句</w:t>
      </w:r>
      <w:r w:rsidR="00754073">
        <w:rPr>
          <w:rFonts w:hint="eastAsia"/>
        </w:rPr>
        <w:t>讨论数据适用孰优孰后，从</w:t>
      </w:r>
      <w:r>
        <w:rPr>
          <w:rFonts w:hint="eastAsia"/>
        </w:rPr>
        <w:t>内容</w:t>
      </w:r>
      <w:r w:rsidR="00754073">
        <w:rPr>
          <w:rFonts w:hint="eastAsia"/>
        </w:rPr>
        <w:t>上看</w:t>
      </w:r>
      <w:r>
        <w:rPr>
          <w:rFonts w:hint="eastAsia"/>
        </w:rPr>
        <w:t>可能</w:t>
      </w:r>
      <w:r w:rsidR="00754073">
        <w:rPr>
          <w:rFonts w:hint="eastAsia"/>
        </w:rPr>
        <w:t>与现</w:t>
      </w:r>
      <w:r>
        <w:rPr>
          <w:rFonts w:hint="eastAsia"/>
        </w:rPr>
        <w:t>第二款</w:t>
      </w:r>
      <w:r w:rsidR="00754073">
        <w:rPr>
          <w:rFonts w:hint="eastAsia"/>
        </w:rPr>
        <w:t>合并为好。</w:t>
      </w:r>
    </w:p>
  </w:comment>
  <w:comment w:id="14" w:author="Xingjian Zou" w:date="2026-04-24T22:05:00Z" w:initials="XZ">
    <w:p w14:paraId="47E8EA3E" w14:textId="77777777" w:rsidR="00754073" w:rsidRDefault="00754073">
      <w:pPr>
        <w:pStyle w:val="CommentText"/>
      </w:pPr>
      <w:r>
        <w:rPr>
          <w:rStyle w:val="CommentReference"/>
        </w:rPr>
        <w:annotationRef/>
      </w:r>
      <w:r>
        <w:rPr>
          <w:rFonts w:hint="eastAsia"/>
        </w:rPr>
        <w:t>第四款实则已是“样本筛选”，因此本款中的相应内容可与第四款合并。</w:t>
      </w:r>
    </w:p>
    <w:p w14:paraId="6FE79993" w14:textId="77777777" w:rsidR="000038AA" w:rsidRDefault="000038AA">
      <w:pPr>
        <w:pStyle w:val="CommentText"/>
      </w:pPr>
    </w:p>
    <w:p w14:paraId="7764B73E" w14:textId="1AF97AC5" w:rsidR="00754073" w:rsidRDefault="00754073">
      <w:pPr>
        <w:pStyle w:val="CommentText"/>
      </w:pPr>
      <w:r>
        <w:rPr>
          <w:rFonts w:hint="eastAsia"/>
        </w:rPr>
        <w:t>对第二至第五款的总体建议如下：</w:t>
      </w:r>
    </w:p>
    <w:p w14:paraId="61CDFB01" w14:textId="77777777" w:rsidR="00754073" w:rsidRDefault="00754073">
      <w:pPr>
        <w:pStyle w:val="CommentText"/>
      </w:pPr>
      <w:r>
        <w:rPr>
          <w:rFonts w:hint="eastAsia"/>
        </w:rPr>
        <w:t>第二款：信息采集的总体要求，如数据来源规范、供应商管理等；</w:t>
      </w:r>
    </w:p>
    <w:p w14:paraId="63594638" w14:textId="77777777" w:rsidR="00754073" w:rsidRDefault="00754073">
      <w:pPr>
        <w:pStyle w:val="CommentText"/>
      </w:pPr>
      <w:r>
        <w:rPr>
          <w:rFonts w:hint="eastAsia"/>
        </w:rPr>
        <w:t>第三款：数据的筛选，包括排除异常行情、滞后行情等；</w:t>
      </w:r>
    </w:p>
    <w:p w14:paraId="3B631470" w14:textId="77777777" w:rsidR="00754073" w:rsidRDefault="00754073">
      <w:pPr>
        <w:pStyle w:val="CommentText"/>
      </w:pPr>
      <w:r>
        <w:rPr>
          <w:rFonts w:hint="eastAsia"/>
        </w:rPr>
        <w:t>第四款：数据适用层次，对所有合格的参数制定选取的先后顺序；</w:t>
      </w:r>
    </w:p>
    <w:p w14:paraId="1D551A2F" w14:textId="4CF0D857" w:rsidR="00754073" w:rsidRDefault="00754073">
      <w:pPr>
        <w:pStyle w:val="CommentText"/>
        <w:rPr>
          <w:rFonts w:hint="eastAsia"/>
        </w:rPr>
      </w:pPr>
      <w:r>
        <w:rPr>
          <w:rFonts w:hint="eastAsia"/>
        </w:rPr>
        <w:t>以上三款讨论入参（</w:t>
      </w:r>
      <w:r>
        <w:rPr>
          <w:rFonts w:hint="eastAsia"/>
        </w:rPr>
        <w:t>Inputs</w:t>
      </w:r>
      <w:r>
        <w:rPr>
          <w:rFonts w:hint="eastAsia"/>
        </w:rPr>
        <w:t>）。</w:t>
      </w:r>
    </w:p>
    <w:p w14:paraId="3881C9AA" w14:textId="314A9810" w:rsidR="00754073" w:rsidRDefault="00754073">
      <w:pPr>
        <w:pStyle w:val="CommentText"/>
      </w:pPr>
      <w:r>
        <w:rPr>
          <w:rFonts w:hint="eastAsia"/>
        </w:rPr>
        <w:t>第五</w:t>
      </w:r>
      <w:r w:rsidR="000038AA">
        <w:rPr>
          <w:rFonts w:hint="eastAsia"/>
        </w:rPr>
        <w:t>、六</w:t>
      </w:r>
      <w:r>
        <w:rPr>
          <w:rFonts w:hint="eastAsia"/>
        </w:rPr>
        <w:t>款开启产品方法论（</w:t>
      </w:r>
      <w:r>
        <w:rPr>
          <w:rFonts w:hint="eastAsia"/>
        </w:rPr>
        <w:t>Methodology</w:t>
      </w:r>
      <w:r>
        <w:rPr>
          <w:rFonts w:hint="eastAsia"/>
        </w:rPr>
        <w:t>）</w:t>
      </w:r>
      <w:r w:rsidR="002A2389">
        <w:rPr>
          <w:rFonts w:hint="eastAsia"/>
        </w:rPr>
        <w:t>，第五款为曲线构造模型，第六款为估值模型。</w:t>
      </w:r>
    </w:p>
    <w:p w14:paraId="261B938F" w14:textId="03EC3A88" w:rsidR="002A2389" w:rsidRDefault="002A2389">
      <w:pPr>
        <w:pStyle w:val="CommentText"/>
        <w:rPr>
          <w:rFonts w:hint="eastAsia"/>
        </w:rPr>
      </w:pPr>
      <w:r>
        <w:rPr>
          <w:rFonts w:hint="eastAsia"/>
        </w:rPr>
        <w:t>如此可能结构更为清晰。</w:t>
      </w:r>
    </w:p>
  </w:comment>
  <w:comment w:id="15" w:author="Xingjian Zou" w:date="2026-04-24T22:12:00Z" w:initials="XZ">
    <w:p w14:paraId="5CD3C6EB" w14:textId="275862AF" w:rsidR="002417CE" w:rsidRDefault="002417CE">
      <w:pPr>
        <w:pStyle w:val="CommentText"/>
      </w:pPr>
      <w:r>
        <w:rPr>
          <w:rStyle w:val="CommentReference"/>
        </w:rPr>
        <w:annotationRef/>
      </w:r>
      <w:r>
        <w:rPr>
          <w:rFonts w:hint="eastAsia"/>
        </w:rPr>
        <w:t>“加强稽核检查”从内容上属于内控工作范畴。此处讨论曲线构造模型，建议限定为对方法论之科学性的要求，如“加强理论论证”（如第六款首句，即标准的针对方法论的原则）。</w:t>
      </w:r>
    </w:p>
  </w:comment>
  <w:comment w:id="16" w:author="Xingjian Zou" w:date="2026-04-24T22:15:00Z" w:initials="XZ">
    <w:p w14:paraId="1CAB0042" w14:textId="4D871827" w:rsidR="00DD5E0B" w:rsidRDefault="004E34DC" w:rsidP="004E34DC">
      <w:pPr>
        <w:pStyle w:val="CommentText"/>
      </w:pPr>
      <w:r>
        <w:rPr>
          <w:rStyle w:val="CommentReference"/>
        </w:rPr>
        <w:annotationRef/>
      </w:r>
      <w:r>
        <w:rPr>
          <w:rFonts w:hint="eastAsia"/>
        </w:rPr>
        <w:t>结合我们的经验，</w:t>
      </w:r>
      <w:r w:rsidR="00DD5E0B">
        <w:rPr>
          <w:rFonts w:hint="eastAsia"/>
        </w:rPr>
        <w:t>估值模型主要反映资产和市场的结构性特征，而估值参数反映交易行情信息。</w:t>
      </w:r>
    </w:p>
    <w:p w14:paraId="38D2E129" w14:textId="77777777" w:rsidR="00076443" w:rsidRDefault="00076443" w:rsidP="004E34DC">
      <w:pPr>
        <w:pStyle w:val="CommentText"/>
      </w:pPr>
    </w:p>
    <w:p w14:paraId="6C94155E" w14:textId="39FCF86B" w:rsidR="00DD5E0B" w:rsidRDefault="00DD5E0B" w:rsidP="004E34DC">
      <w:pPr>
        <w:pStyle w:val="CommentText"/>
        <w:rPr>
          <w:rFonts w:hint="eastAsia"/>
        </w:rPr>
      </w:pPr>
      <w:r>
        <w:rPr>
          <w:rFonts w:hint="eastAsia"/>
        </w:rPr>
        <w:t>第六款规范估值模型，因此我们建议删去“参数取值”的内容，并且将“市场交易信息”改为“交易习惯”。</w:t>
      </w:r>
    </w:p>
    <w:p w14:paraId="0FA6B28F" w14:textId="77777777" w:rsidR="00DD5E0B" w:rsidRDefault="00DD5E0B" w:rsidP="004E34DC">
      <w:pPr>
        <w:pStyle w:val="CommentText"/>
        <w:rPr>
          <w:rFonts w:hint="eastAsia"/>
        </w:rPr>
      </w:pPr>
    </w:p>
    <w:p w14:paraId="3AD327FA" w14:textId="6D73292D" w:rsidR="00DD5E0B" w:rsidRDefault="00DD5E0B" w:rsidP="004E34DC">
      <w:pPr>
        <w:pStyle w:val="CommentText"/>
      </w:pPr>
      <w:r>
        <w:rPr>
          <w:rFonts w:hint="eastAsia"/>
        </w:rPr>
        <w:t>我们认为模型所反映的结构性特征包括：</w:t>
      </w:r>
    </w:p>
    <w:p w14:paraId="45562B8F" w14:textId="6698F14A" w:rsidR="00DD5E0B" w:rsidRDefault="004E34DC" w:rsidP="00DD5E0B">
      <w:pPr>
        <w:pStyle w:val="CommentText"/>
        <w:numPr>
          <w:ilvl w:val="0"/>
          <w:numId w:val="5"/>
        </w:numPr>
      </w:pPr>
      <w:r>
        <w:rPr>
          <w:rFonts w:hint="eastAsia"/>
        </w:rPr>
        <w:t>债券条款</w:t>
      </w:r>
      <w:r w:rsidR="00DD5E0B">
        <w:rPr>
          <w:rFonts w:hint="eastAsia"/>
        </w:rPr>
        <w:t>。例如是否含权；</w:t>
      </w:r>
    </w:p>
    <w:p w14:paraId="72B5621F" w14:textId="77777777" w:rsidR="004E34DC" w:rsidRDefault="004E34DC" w:rsidP="00DD5E0B">
      <w:pPr>
        <w:pStyle w:val="CommentText"/>
        <w:numPr>
          <w:ilvl w:val="0"/>
          <w:numId w:val="5"/>
        </w:numPr>
      </w:pPr>
      <w:r>
        <w:rPr>
          <w:rFonts w:hint="eastAsia"/>
        </w:rPr>
        <w:t>市场交易习惯</w:t>
      </w:r>
      <w:r w:rsidR="00DD5E0B">
        <w:rPr>
          <w:rFonts w:hint="eastAsia"/>
        </w:rPr>
        <w:t>。</w:t>
      </w:r>
      <w:r>
        <w:rPr>
          <w:rFonts w:hint="eastAsia"/>
        </w:rPr>
        <w:t>例如国内市场普遍预期估值产品对含权债要发布行权价和不行权价，且用户普遍认为其可以选择使用；国外市场对含权债的估值形式则可能是</w:t>
      </w:r>
      <w:r>
        <w:rPr>
          <w:rFonts w:hint="eastAsia"/>
        </w:rPr>
        <w:t>Option adjusted spread (OAS)</w:t>
      </w:r>
      <w:r>
        <w:rPr>
          <w:rFonts w:hint="eastAsia"/>
        </w:rPr>
        <w:t>。两种市场环境下对应的估值模型不同</w:t>
      </w:r>
      <w:r w:rsidR="00DD5E0B">
        <w:rPr>
          <w:rFonts w:hint="eastAsia"/>
        </w:rPr>
        <w:t>；</w:t>
      </w:r>
    </w:p>
    <w:p w14:paraId="1C015321" w14:textId="3E835507" w:rsidR="00DD5E0B" w:rsidRDefault="00DD5E0B" w:rsidP="00DD5E0B">
      <w:pPr>
        <w:pStyle w:val="CommentText"/>
        <w:numPr>
          <w:ilvl w:val="0"/>
          <w:numId w:val="5"/>
        </w:numPr>
        <w:rPr>
          <w:rFonts w:hint="eastAsia"/>
        </w:rPr>
      </w:pPr>
      <w:r>
        <w:rPr>
          <w:rFonts w:hint="eastAsia"/>
        </w:rPr>
        <w:t>如“发行人基本面信息”指发行人是否出险，也可将其作为模型要反映的结构性特征。</w:t>
      </w:r>
    </w:p>
  </w:comment>
  <w:comment w:id="22" w:author="Xingjian Zou" w:date="2026-04-24T22:29:00Z" w:initials="XZ">
    <w:p w14:paraId="6885F167" w14:textId="77777777" w:rsidR="00076443" w:rsidRDefault="00076443">
      <w:pPr>
        <w:pStyle w:val="CommentText"/>
      </w:pPr>
      <w:r>
        <w:rPr>
          <w:rStyle w:val="CommentReference"/>
        </w:rPr>
        <w:annotationRef/>
      </w:r>
      <w:r>
        <w:rPr>
          <w:rFonts w:hint="eastAsia"/>
        </w:rPr>
        <w:t>建议可采用“三道防线”的模式来制定原则：</w:t>
      </w:r>
    </w:p>
    <w:p w14:paraId="2A8C1A4F" w14:textId="77777777" w:rsidR="00076443" w:rsidRDefault="00076443" w:rsidP="00076443">
      <w:pPr>
        <w:pStyle w:val="CommentText"/>
        <w:numPr>
          <w:ilvl w:val="0"/>
          <w:numId w:val="6"/>
        </w:numPr>
      </w:pPr>
      <w:r>
        <w:rPr>
          <w:rFonts w:hint="eastAsia"/>
        </w:rPr>
        <w:t>设计产品时加强论证；</w:t>
      </w:r>
    </w:p>
    <w:p w14:paraId="1BF3C031" w14:textId="77777777" w:rsidR="00076443" w:rsidRDefault="00076443" w:rsidP="00076443">
      <w:pPr>
        <w:pStyle w:val="CommentText"/>
        <w:numPr>
          <w:ilvl w:val="0"/>
          <w:numId w:val="6"/>
        </w:numPr>
      </w:pPr>
      <w:r>
        <w:rPr>
          <w:rFonts w:hint="eastAsia"/>
        </w:rPr>
        <w:t>产品上线前要独立验证；</w:t>
      </w:r>
    </w:p>
    <w:p w14:paraId="33972215" w14:textId="2C317DB1" w:rsidR="00076443" w:rsidRDefault="00076443" w:rsidP="00076443">
      <w:pPr>
        <w:pStyle w:val="CommentText"/>
        <w:numPr>
          <w:ilvl w:val="0"/>
          <w:numId w:val="6"/>
        </w:numPr>
        <w:rPr>
          <w:rFonts w:hint="eastAsia"/>
        </w:rPr>
      </w:pPr>
      <w:r>
        <w:rPr>
          <w:rFonts w:hint="eastAsia"/>
        </w:rPr>
        <w:t>产品上线后进行检查、检测和修正。</w:t>
      </w:r>
    </w:p>
  </w:comment>
  <w:comment w:id="23" w:author="Xingjian Zou" w:date="2026-04-24T22:31:00Z" w:initials="XZ">
    <w:p w14:paraId="3D384FE9" w14:textId="2C52B89F" w:rsidR="00076443" w:rsidRDefault="00076443">
      <w:pPr>
        <w:pStyle w:val="CommentText"/>
        <w:rPr>
          <w:rFonts w:hint="eastAsia"/>
        </w:rPr>
      </w:pPr>
      <w:r>
        <w:rPr>
          <w:rStyle w:val="CommentReference"/>
        </w:rPr>
        <w:annotationRef/>
      </w:r>
      <w:r>
        <w:rPr>
          <w:rFonts w:hint="eastAsia"/>
        </w:rPr>
        <w:t>因文件覆盖曲线产品和估值产品，建议也补充曲线产品的质量控制内容。</w:t>
      </w:r>
    </w:p>
  </w:comment>
  <w:comment w:id="24" w:author="Xingjian Zou" w:date="2026-04-24T22:33:00Z" w:initials="XZ">
    <w:p w14:paraId="324F5E2B" w14:textId="7C78EB13" w:rsidR="008373E9" w:rsidRDefault="008373E9">
      <w:pPr>
        <w:pStyle w:val="CommentText"/>
      </w:pPr>
      <w:r>
        <w:rPr>
          <w:rStyle w:val="CommentReference"/>
        </w:rPr>
        <w:annotationRef/>
      </w:r>
      <w:r>
        <w:rPr>
          <w:rFonts w:hint="eastAsia"/>
        </w:rPr>
        <w:t>咨询和投诉机制建议在最后单列一款，因为受公众监督的不只是利益冲突。</w:t>
      </w:r>
    </w:p>
    <w:p w14:paraId="068A8FF8" w14:textId="77777777" w:rsidR="008373E9" w:rsidRDefault="008373E9">
      <w:pPr>
        <w:pStyle w:val="CommentText"/>
      </w:pPr>
    </w:p>
    <w:p w14:paraId="3B70FF6E" w14:textId="77777777" w:rsidR="008373E9" w:rsidRDefault="008373E9">
      <w:pPr>
        <w:pStyle w:val="CommentText"/>
      </w:pPr>
      <w:r>
        <w:rPr>
          <w:rFonts w:hint="eastAsia"/>
        </w:rPr>
        <w:t>利益冲突条款下如强调公开咨询，建议可</w:t>
      </w:r>
      <w:r w:rsidR="004506B1">
        <w:rPr>
          <w:rFonts w:hint="eastAsia"/>
        </w:rPr>
        <w:t>写：</w:t>
      </w:r>
    </w:p>
    <w:p w14:paraId="484828DF" w14:textId="7AA5A735" w:rsidR="004506B1" w:rsidRDefault="004506B1">
      <w:pPr>
        <w:pStyle w:val="CommentText"/>
        <w:rPr>
          <w:rFonts w:hint="eastAsia"/>
        </w:rPr>
      </w:pPr>
      <w:r>
        <w:rPr>
          <w:rFonts w:hint="eastAsia"/>
        </w:rPr>
        <w:t>“并通过建立公开的咨询机制，规范用户对于收益率曲线和估值产品的质疑和反馈程序”，因这样的公开程序是能够指向避免产品用户对估值机构施加压力的。</w:t>
      </w:r>
    </w:p>
  </w:comment>
  <w:comment w:id="29" w:author="Xingjian Zou" w:date="2026-04-24T22:39:00Z" w:initials="XZ">
    <w:p w14:paraId="0C6B72BC" w14:textId="179D68D0" w:rsidR="004506B1" w:rsidRDefault="004506B1">
      <w:pPr>
        <w:pStyle w:val="CommentText"/>
      </w:pPr>
      <w:r>
        <w:rPr>
          <w:rStyle w:val="CommentReference"/>
        </w:rPr>
        <w:annotationRef/>
      </w:r>
      <w:r>
        <w:rPr>
          <w:rFonts w:hint="eastAsia"/>
        </w:rPr>
        <w:t>结合</w:t>
      </w:r>
      <w:r>
        <w:rPr>
          <w:rFonts w:hint="eastAsia"/>
        </w:rPr>
        <w:t>NAFMII</w:t>
      </w:r>
      <w:r>
        <w:rPr>
          <w:rFonts w:hint="eastAsia"/>
        </w:rPr>
        <w:t>估值产品业务自律指引、</w:t>
      </w:r>
      <w:r>
        <w:rPr>
          <w:rFonts w:hint="eastAsia"/>
        </w:rPr>
        <w:t>IOSCO</w:t>
      </w:r>
      <w:r>
        <w:rPr>
          <w:rFonts w:hint="eastAsia"/>
        </w:rPr>
        <w:t>市场基准原则和</w:t>
      </w:r>
      <w:r>
        <w:rPr>
          <w:rFonts w:hint="eastAsia"/>
        </w:rPr>
        <w:t>IVS</w:t>
      </w:r>
      <w:r>
        <w:rPr>
          <w:rFonts w:hint="eastAsia"/>
        </w:rPr>
        <w:t>原则，建议增加此两项内容。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B4DDDF" w15:done="0"/>
  <w15:commentEx w15:paraId="7399291F" w15:done="0"/>
  <w15:commentEx w15:paraId="1A0A03D0" w15:done="0"/>
  <w15:commentEx w15:paraId="189FBA44" w15:done="0"/>
  <w15:commentEx w15:paraId="6392E5C6" w15:done="0"/>
  <w15:commentEx w15:paraId="33A10373" w15:done="0"/>
  <w15:commentEx w15:paraId="77FB5B4D" w15:done="0"/>
  <w15:commentEx w15:paraId="261B938F" w15:done="0"/>
  <w15:commentEx w15:paraId="5CD3C6EB" w15:done="0"/>
  <w15:commentEx w15:paraId="1C015321" w15:done="0"/>
  <w15:commentEx w15:paraId="33972215" w15:done="0"/>
  <w15:commentEx w15:paraId="3D384FE9" w15:done="0"/>
  <w15:commentEx w15:paraId="484828DF" w15:done="0"/>
  <w15:commentEx w15:paraId="0C6B72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D10529" w16cex:dateUtc="2026-04-24T13:34:00Z"/>
  <w16cex:commentExtensible w16cex:durableId="246F97B1" w16cex:dateUtc="2026-04-24T13:36:00Z"/>
  <w16cex:commentExtensible w16cex:durableId="0AF6E696" w16cex:dateUtc="2026-04-24T13:42:00Z"/>
  <w16cex:commentExtensible w16cex:durableId="6C4ABE1A" w16cex:dateUtc="2026-04-24T13:43:00Z"/>
  <w16cex:commentExtensible w16cex:durableId="71C7DA93" w16cex:dateUtc="2026-04-24T13:44:00Z"/>
  <w16cex:commentExtensible w16cex:durableId="2536C70B" w16cex:dateUtc="2026-04-24T13:48:00Z"/>
  <w16cex:commentExtensible w16cex:durableId="02266613" w16cex:dateUtc="2026-04-24T14:03:00Z"/>
  <w16cex:commentExtensible w16cex:durableId="09CF35CA" w16cex:dateUtc="2026-04-24T14:05:00Z"/>
  <w16cex:commentExtensible w16cex:durableId="00FFFCD0" w16cex:dateUtc="2026-04-24T14:12:00Z"/>
  <w16cex:commentExtensible w16cex:durableId="75577AB7" w16cex:dateUtc="2026-04-24T14:15:00Z"/>
  <w16cex:commentExtensible w16cex:durableId="6C5D0357" w16cex:dateUtc="2026-04-24T14:29:00Z"/>
  <w16cex:commentExtensible w16cex:durableId="2F5A9F0F" w16cex:dateUtc="2026-04-24T14:31:00Z"/>
  <w16cex:commentExtensible w16cex:durableId="52CAC7DE" w16cex:dateUtc="2026-04-24T14:33:00Z"/>
  <w16cex:commentExtensible w16cex:durableId="2A82A726" w16cex:dateUtc="2026-04-24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B4DDDF" w16cid:durableId="61D10529"/>
  <w16cid:commentId w16cid:paraId="7399291F" w16cid:durableId="246F97B1"/>
  <w16cid:commentId w16cid:paraId="1A0A03D0" w16cid:durableId="0AF6E696"/>
  <w16cid:commentId w16cid:paraId="189FBA44" w16cid:durableId="6C4ABE1A"/>
  <w16cid:commentId w16cid:paraId="6392E5C6" w16cid:durableId="71C7DA93"/>
  <w16cid:commentId w16cid:paraId="33A10373" w16cid:durableId="2536C70B"/>
  <w16cid:commentId w16cid:paraId="77FB5B4D" w16cid:durableId="02266613"/>
  <w16cid:commentId w16cid:paraId="261B938F" w16cid:durableId="09CF35CA"/>
  <w16cid:commentId w16cid:paraId="5CD3C6EB" w16cid:durableId="00FFFCD0"/>
  <w16cid:commentId w16cid:paraId="1C015321" w16cid:durableId="75577AB7"/>
  <w16cid:commentId w16cid:paraId="33972215" w16cid:durableId="6C5D0357"/>
  <w16cid:commentId w16cid:paraId="3D384FE9" w16cid:durableId="2F5A9F0F"/>
  <w16cid:commentId w16cid:paraId="484828DF" w16cid:durableId="52CAC7DE"/>
  <w16cid:commentId w16cid:paraId="0C6B72BC" w16cid:durableId="2A82A7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11E2C" w14:textId="77777777" w:rsidR="00B950A5" w:rsidRDefault="00B950A5">
      <w:r>
        <w:separator/>
      </w:r>
    </w:p>
  </w:endnote>
  <w:endnote w:type="continuationSeparator" w:id="0">
    <w:p w14:paraId="5DA2950A" w14:textId="77777777" w:rsidR="00B950A5" w:rsidRDefault="00B95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7D35" w14:textId="77777777" w:rsidR="003025AF" w:rsidRDefault="00000000">
    <w:pPr>
      <w:pStyle w:val="Footer"/>
    </w:pPr>
    <w:r>
      <w:rPr>
        <w:noProof/>
      </w:rPr>
      <mc:AlternateContent>
        <mc:Choice Requires="wps">
          <w:drawing>
            <wp:anchor distT="0" distB="0" distL="114300" distR="114300" simplePos="0" relativeHeight="251659264" behindDoc="0" locked="0" layoutInCell="1" allowOverlap="1" wp14:anchorId="13F19B85" wp14:editId="36E7F65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223D8" w14:textId="77777777" w:rsidR="003025AF" w:rsidRDefault="00000000">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F19B85"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BE223D8" w14:textId="77777777" w:rsidR="003025AF" w:rsidRDefault="00000000">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1009C" w14:textId="77777777" w:rsidR="00B950A5" w:rsidRDefault="00B950A5">
      <w:r>
        <w:separator/>
      </w:r>
    </w:p>
  </w:footnote>
  <w:footnote w:type="continuationSeparator" w:id="0">
    <w:p w14:paraId="0B586A41" w14:textId="77777777" w:rsidR="00B950A5" w:rsidRDefault="00B950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E2AFFF"/>
    <w:multiLevelType w:val="singleLevel"/>
    <w:tmpl w:val="FBE2AFFF"/>
    <w:lvl w:ilvl="0">
      <w:start w:val="1"/>
      <w:numFmt w:val="chineseCounting"/>
      <w:suff w:val="nothing"/>
      <w:lvlText w:val="%1、"/>
      <w:lvlJc w:val="left"/>
      <w:rPr>
        <w:rFonts w:hint="eastAsia"/>
      </w:rPr>
    </w:lvl>
  </w:abstractNum>
  <w:abstractNum w:abstractNumId="1" w15:restartNumberingAfterBreak="0">
    <w:nsid w:val="1FA81556"/>
    <w:multiLevelType w:val="hybridMultilevel"/>
    <w:tmpl w:val="6F069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363EB"/>
    <w:multiLevelType w:val="hybridMultilevel"/>
    <w:tmpl w:val="4FF85B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52C83"/>
    <w:multiLevelType w:val="hybridMultilevel"/>
    <w:tmpl w:val="5BBE1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AF2D22"/>
    <w:multiLevelType w:val="hybridMultilevel"/>
    <w:tmpl w:val="B1D4B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FA421C"/>
    <w:multiLevelType w:val="hybridMultilevel"/>
    <w:tmpl w:val="BA305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495498">
    <w:abstractNumId w:val="0"/>
  </w:num>
  <w:num w:numId="2" w16cid:durableId="789477211">
    <w:abstractNumId w:val="2"/>
  </w:num>
  <w:num w:numId="3" w16cid:durableId="1141464301">
    <w:abstractNumId w:val="3"/>
  </w:num>
  <w:num w:numId="4" w16cid:durableId="1375042330">
    <w:abstractNumId w:val="4"/>
  </w:num>
  <w:num w:numId="5" w16cid:durableId="14619756">
    <w:abstractNumId w:val="1"/>
  </w:num>
  <w:num w:numId="6" w16cid:durableId="190502191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gjian Zou">
    <w15:presenceInfo w15:providerId="AD" w15:userId="S::zouxingjian@rckj.partner.onmschina.cn::6678d1a4-5d2a-42d4-89d5-3ab3dfd27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944"/>
    <w:rsid w:val="000038AA"/>
    <w:rsid w:val="00031194"/>
    <w:rsid w:val="000409DF"/>
    <w:rsid w:val="000508F8"/>
    <w:rsid w:val="00076443"/>
    <w:rsid w:val="001C769F"/>
    <w:rsid w:val="002417CE"/>
    <w:rsid w:val="002A2389"/>
    <w:rsid w:val="002A52F6"/>
    <w:rsid w:val="003025AF"/>
    <w:rsid w:val="00307A95"/>
    <w:rsid w:val="003330DC"/>
    <w:rsid w:val="003B6D41"/>
    <w:rsid w:val="003F07CB"/>
    <w:rsid w:val="004506B1"/>
    <w:rsid w:val="004E34DC"/>
    <w:rsid w:val="0062302F"/>
    <w:rsid w:val="00694B2E"/>
    <w:rsid w:val="006978C5"/>
    <w:rsid w:val="007367F4"/>
    <w:rsid w:val="00754073"/>
    <w:rsid w:val="00784F53"/>
    <w:rsid w:val="0080330E"/>
    <w:rsid w:val="008373E9"/>
    <w:rsid w:val="0093170F"/>
    <w:rsid w:val="00A631A9"/>
    <w:rsid w:val="00AB1812"/>
    <w:rsid w:val="00AB3244"/>
    <w:rsid w:val="00AF5035"/>
    <w:rsid w:val="00B80B09"/>
    <w:rsid w:val="00B950A5"/>
    <w:rsid w:val="00C03A23"/>
    <w:rsid w:val="00C20C01"/>
    <w:rsid w:val="00C74E27"/>
    <w:rsid w:val="00D27944"/>
    <w:rsid w:val="00DD5E0B"/>
    <w:rsid w:val="00DF31E6"/>
    <w:rsid w:val="00ED6C4A"/>
    <w:rsid w:val="00F84F0F"/>
    <w:rsid w:val="00FA5B82"/>
    <w:rsid w:val="00FF6638"/>
    <w:rsid w:val="01AD5116"/>
    <w:rsid w:val="01FF1E15"/>
    <w:rsid w:val="021E1686"/>
    <w:rsid w:val="029F6074"/>
    <w:rsid w:val="03C2134C"/>
    <w:rsid w:val="04333FF8"/>
    <w:rsid w:val="045D641C"/>
    <w:rsid w:val="045D72C7"/>
    <w:rsid w:val="048E097B"/>
    <w:rsid w:val="04F72EC0"/>
    <w:rsid w:val="050A48A8"/>
    <w:rsid w:val="05EA6938"/>
    <w:rsid w:val="0615575D"/>
    <w:rsid w:val="062A142B"/>
    <w:rsid w:val="06F37A6F"/>
    <w:rsid w:val="07852DBD"/>
    <w:rsid w:val="07BE0A46"/>
    <w:rsid w:val="091B505B"/>
    <w:rsid w:val="09761EFF"/>
    <w:rsid w:val="099B68C7"/>
    <w:rsid w:val="099D1F4E"/>
    <w:rsid w:val="09E57B43"/>
    <w:rsid w:val="09F4308E"/>
    <w:rsid w:val="09F63AFE"/>
    <w:rsid w:val="0A1621D6"/>
    <w:rsid w:val="0A173A74"/>
    <w:rsid w:val="0A206DCD"/>
    <w:rsid w:val="0B6E1DBA"/>
    <w:rsid w:val="0B7078E0"/>
    <w:rsid w:val="0BC030EF"/>
    <w:rsid w:val="0BD62C69"/>
    <w:rsid w:val="0C3B1C9C"/>
    <w:rsid w:val="0C4D5E73"/>
    <w:rsid w:val="0C687ED3"/>
    <w:rsid w:val="0C9E222B"/>
    <w:rsid w:val="0CE51D66"/>
    <w:rsid w:val="0CF85DDF"/>
    <w:rsid w:val="0D2766C4"/>
    <w:rsid w:val="0D6453F9"/>
    <w:rsid w:val="0D7A4A46"/>
    <w:rsid w:val="0D887163"/>
    <w:rsid w:val="0DF238D1"/>
    <w:rsid w:val="0E6B152D"/>
    <w:rsid w:val="0EA07E16"/>
    <w:rsid w:val="0EBC4BEA"/>
    <w:rsid w:val="0F3B1FB3"/>
    <w:rsid w:val="0F692C35"/>
    <w:rsid w:val="0F783207"/>
    <w:rsid w:val="0FF46D31"/>
    <w:rsid w:val="101E1360"/>
    <w:rsid w:val="1041184B"/>
    <w:rsid w:val="10435CE3"/>
    <w:rsid w:val="124E5956"/>
    <w:rsid w:val="12654914"/>
    <w:rsid w:val="126C3F27"/>
    <w:rsid w:val="126D4B79"/>
    <w:rsid w:val="12AB56A1"/>
    <w:rsid w:val="1317796F"/>
    <w:rsid w:val="13517FF7"/>
    <w:rsid w:val="139C2FCC"/>
    <w:rsid w:val="141F1EA3"/>
    <w:rsid w:val="14213E6D"/>
    <w:rsid w:val="1422096A"/>
    <w:rsid w:val="14C842E9"/>
    <w:rsid w:val="14D25167"/>
    <w:rsid w:val="14E153AA"/>
    <w:rsid w:val="1514194C"/>
    <w:rsid w:val="159468C1"/>
    <w:rsid w:val="159C5F6C"/>
    <w:rsid w:val="15C076B6"/>
    <w:rsid w:val="160F6C80"/>
    <w:rsid w:val="163634D4"/>
    <w:rsid w:val="167B7F56"/>
    <w:rsid w:val="169134BC"/>
    <w:rsid w:val="169A3A63"/>
    <w:rsid w:val="16AD19E8"/>
    <w:rsid w:val="17147CB9"/>
    <w:rsid w:val="177C760C"/>
    <w:rsid w:val="1785372B"/>
    <w:rsid w:val="17AF79E2"/>
    <w:rsid w:val="17B905C5"/>
    <w:rsid w:val="17E86A50"/>
    <w:rsid w:val="184B359D"/>
    <w:rsid w:val="18756535"/>
    <w:rsid w:val="193A152D"/>
    <w:rsid w:val="19CE05F3"/>
    <w:rsid w:val="1A383CBF"/>
    <w:rsid w:val="1A554870"/>
    <w:rsid w:val="1A587EBD"/>
    <w:rsid w:val="1A6E76E0"/>
    <w:rsid w:val="1A77167D"/>
    <w:rsid w:val="1A9B0373"/>
    <w:rsid w:val="1ABC669E"/>
    <w:rsid w:val="1B5A1A13"/>
    <w:rsid w:val="1BAA299A"/>
    <w:rsid w:val="1BD16179"/>
    <w:rsid w:val="1BE7599C"/>
    <w:rsid w:val="1BE834C2"/>
    <w:rsid w:val="1C450915"/>
    <w:rsid w:val="1C5C1D06"/>
    <w:rsid w:val="1CAA0778"/>
    <w:rsid w:val="1D01483C"/>
    <w:rsid w:val="1EC57AEB"/>
    <w:rsid w:val="1EEE7042"/>
    <w:rsid w:val="1F8E4729"/>
    <w:rsid w:val="1FBF5B37"/>
    <w:rsid w:val="1FFE1506"/>
    <w:rsid w:val="20971013"/>
    <w:rsid w:val="20A60B4B"/>
    <w:rsid w:val="20A92F83"/>
    <w:rsid w:val="20C4005A"/>
    <w:rsid w:val="21AD712A"/>
    <w:rsid w:val="21C22E01"/>
    <w:rsid w:val="21C753AB"/>
    <w:rsid w:val="21C916A0"/>
    <w:rsid w:val="21D00517"/>
    <w:rsid w:val="21FD3B6D"/>
    <w:rsid w:val="225B49EE"/>
    <w:rsid w:val="22603DB2"/>
    <w:rsid w:val="2308098F"/>
    <w:rsid w:val="232A43C0"/>
    <w:rsid w:val="23570963"/>
    <w:rsid w:val="239F090A"/>
    <w:rsid w:val="23B32608"/>
    <w:rsid w:val="24066BDB"/>
    <w:rsid w:val="24150BCD"/>
    <w:rsid w:val="241906BD"/>
    <w:rsid w:val="241E2177"/>
    <w:rsid w:val="24572F93"/>
    <w:rsid w:val="245C4A4D"/>
    <w:rsid w:val="24844675"/>
    <w:rsid w:val="24C70119"/>
    <w:rsid w:val="2584600A"/>
    <w:rsid w:val="25AB03A7"/>
    <w:rsid w:val="25AC730F"/>
    <w:rsid w:val="25C96113"/>
    <w:rsid w:val="26233A75"/>
    <w:rsid w:val="26265313"/>
    <w:rsid w:val="26A12BEB"/>
    <w:rsid w:val="26BE379D"/>
    <w:rsid w:val="27275A00"/>
    <w:rsid w:val="273D2914"/>
    <w:rsid w:val="28285372"/>
    <w:rsid w:val="283A32F8"/>
    <w:rsid w:val="28706D19"/>
    <w:rsid w:val="28812CD5"/>
    <w:rsid w:val="28CE5EEB"/>
    <w:rsid w:val="28DE0127"/>
    <w:rsid w:val="29015BC3"/>
    <w:rsid w:val="292618F8"/>
    <w:rsid w:val="29A50C45"/>
    <w:rsid w:val="29B04DA9"/>
    <w:rsid w:val="29E277A3"/>
    <w:rsid w:val="29EC23D0"/>
    <w:rsid w:val="2A3C5105"/>
    <w:rsid w:val="2AC84BEB"/>
    <w:rsid w:val="2ACD0453"/>
    <w:rsid w:val="2AE20282"/>
    <w:rsid w:val="2B15103F"/>
    <w:rsid w:val="2B3109E2"/>
    <w:rsid w:val="2B45623B"/>
    <w:rsid w:val="2BEF61A7"/>
    <w:rsid w:val="2BF13CCD"/>
    <w:rsid w:val="2C535578"/>
    <w:rsid w:val="2C86067D"/>
    <w:rsid w:val="2CF63C91"/>
    <w:rsid w:val="2E00644A"/>
    <w:rsid w:val="2E427B73"/>
    <w:rsid w:val="2E960B5C"/>
    <w:rsid w:val="2F1228D8"/>
    <w:rsid w:val="2F125E19"/>
    <w:rsid w:val="2F324D29"/>
    <w:rsid w:val="2F557F8F"/>
    <w:rsid w:val="2F6A6270"/>
    <w:rsid w:val="2F723377"/>
    <w:rsid w:val="2FE9188B"/>
    <w:rsid w:val="30006BD5"/>
    <w:rsid w:val="30CE0A81"/>
    <w:rsid w:val="30F77FD8"/>
    <w:rsid w:val="30FC739C"/>
    <w:rsid w:val="310149B3"/>
    <w:rsid w:val="31085D41"/>
    <w:rsid w:val="31086628"/>
    <w:rsid w:val="315A0567"/>
    <w:rsid w:val="3179279B"/>
    <w:rsid w:val="32847649"/>
    <w:rsid w:val="328644AD"/>
    <w:rsid w:val="32BA12BD"/>
    <w:rsid w:val="332E3A59"/>
    <w:rsid w:val="33983602"/>
    <w:rsid w:val="33B51A84"/>
    <w:rsid w:val="33E81E5A"/>
    <w:rsid w:val="34C34F89"/>
    <w:rsid w:val="35004F81"/>
    <w:rsid w:val="350B5E00"/>
    <w:rsid w:val="35981787"/>
    <w:rsid w:val="359F479A"/>
    <w:rsid w:val="35DF103A"/>
    <w:rsid w:val="368045CB"/>
    <w:rsid w:val="369D33CF"/>
    <w:rsid w:val="374455F9"/>
    <w:rsid w:val="375A4E1C"/>
    <w:rsid w:val="37706156"/>
    <w:rsid w:val="37916BCC"/>
    <w:rsid w:val="37C16C4A"/>
    <w:rsid w:val="37EE228B"/>
    <w:rsid w:val="38023102"/>
    <w:rsid w:val="380B25BB"/>
    <w:rsid w:val="38433B03"/>
    <w:rsid w:val="391060DB"/>
    <w:rsid w:val="39CE1AF2"/>
    <w:rsid w:val="39E44E71"/>
    <w:rsid w:val="3A0D261A"/>
    <w:rsid w:val="3A506D80"/>
    <w:rsid w:val="3A900B55"/>
    <w:rsid w:val="3B2A2492"/>
    <w:rsid w:val="3B7348D6"/>
    <w:rsid w:val="3BA174BE"/>
    <w:rsid w:val="3BA40D5C"/>
    <w:rsid w:val="3BB5781A"/>
    <w:rsid w:val="3BF53366"/>
    <w:rsid w:val="3C277297"/>
    <w:rsid w:val="3C432323"/>
    <w:rsid w:val="3C69781B"/>
    <w:rsid w:val="3C795D45"/>
    <w:rsid w:val="3C9E3E9B"/>
    <w:rsid w:val="3CED66D1"/>
    <w:rsid w:val="3D402D06"/>
    <w:rsid w:val="3D4A76E1"/>
    <w:rsid w:val="3D651F8D"/>
    <w:rsid w:val="3D8F3346"/>
    <w:rsid w:val="3D9B7F3D"/>
    <w:rsid w:val="3E726EF0"/>
    <w:rsid w:val="3E936A34"/>
    <w:rsid w:val="3F0B730C"/>
    <w:rsid w:val="3F6031EC"/>
    <w:rsid w:val="3F683C33"/>
    <w:rsid w:val="3F744EE9"/>
    <w:rsid w:val="3F835833"/>
    <w:rsid w:val="3F8C2250"/>
    <w:rsid w:val="3FA20E3E"/>
    <w:rsid w:val="3FA812BE"/>
    <w:rsid w:val="3FEC4A80"/>
    <w:rsid w:val="403C5A07"/>
    <w:rsid w:val="403F72A5"/>
    <w:rsid w:val="40CE4185"/>
    <w:rsid w:val="40DA0D7C"/>
    <w:rsid w:val="40E1210B"/>
    <w:rsid w:val="40E37C31"/>
    <w:rsid w:val="414508EB"/>
    <w:rsid w:val="4156613C"/>
    <w:rsid w:val="41662610"/>
    <w:rsid w:val="418A4550"/>
    <w:rsid w:val="41DB2FFE"/>
    <w:rsid w:val="41E52258"/>
    <w:rsid w:val="422630CA"/>
    <w:rsid w:val="422B7AE1"/>
    <w:rsid w:val="42BE5284"/>
    <w:rsid w:val="43393142"/>
    <w:rsid w:val="435E3EE6"/>
    <w:rsid w:val="43803E5D"/>
    <w:rsid w:val="43C57AC2"/>
    <w:rsid w:val="447C0AC8"/>
    <w:rsid w:val="448C05DF"/>
    <w:rsid w:val="452B604A"/>
    <w:rsid w:val="455E5CB5"/>
    <w:rsid w:val="463F1DAD"/>
    <w:rsid w:val="467852BF"/>
    <w:rsid w:val="46BC0C73"/>
    <w:rsid w:val="470B7EE1"/>
    <w:rsid w:val="47943DC7"/>
    <w:rsid w:val="480F755D"/>
    <w:rsid w:val="482D3042"/>
    <w:rsid w:val="483B65A4"/>
    <w:rsid w:val="48897310"/>
    <w:rsid w:val="49956188"/>
    <w:rsid w:val="49E62540"/>
    <w:rsid w:val="49F7474D"/>
    <w:rsid w:val="4A175819"/>
    <w:rsid w:val="4AD351BA"/>
    <w:rsid w:val="4B061151"/>
    <w:rsid w:val="4BFE0015"/>
    <w:rsid w:val="4C4B0D80"/>
    <w:rsid w:val="4C9444D5"/>
    <w:rsid w:val="4CF145D8"/>
    <w:rsid w:val="4D470EE5"/>
    <w:rsid w:val="4D471406"/>
    <w:rsid w:val="4DCE3E5D"/>
    <w:rsid w:val="4E265601"/>
    <w:rsid w:val="4E832A53"/>
    <w:rsid w:val="4EC40427"/>
    <w:rsid w:val="4F690FF8"/>
    <w:rsid w:val="508B3E41"/>
    <w:rsid w:val="50916535"/>
    <w:rsid w:val="51477D68"/>
    <w:rsid w:val="51B64D1E"/>
    <w:rsid w:val="51BE64A7"/>
    <w:rsid w:val="51E967C2"/>
    <w:rsid w:val="522E0F28"/>
    <w:rsid w:val="528C45CC"/>
    <w:rsid w:val="52EC150A"/>
    <w:rsid w:val="53165C44"/>
    <w:rsid w:val="53935379"/>
    <w:rsid w:val="539C5FCB"/>
    <w:rsid w:val="5410693E"/>
    <w:rsid w:val="54370568"/>
    <w:rsid w:val="546649A9"/>
    <w:rsid w:val="54AD4386"/>
    <w:rsid w:val="563C2A55"/>
    <w:rsid w:val="56C64C04"/>
    <w:rsid w:val="56CD6F61"/>
    <w:rsid w:val="57234DD3"/>
    <w:rsid w:val="578A6C00"/>
    <w:rsid w:val="57BD3B8D"/>
    <w:rsid w:val="581A61D6"/>
    <w:rsid w:val="58490869"/>
    <w:rsid w:val="588B3254"/>
    <w:rsid w:val="58927331"/>
    <w:rsid w:val="58A608EC"/>
    <w:rsid w:val="594159E5"/>
    <w:rsid w:val="59DB1995"/>
    <w:rsid w:val="59E740FC"/>
    <w:rsid w:val="5A0A227A"/>
    <w:rsid w:val="5A5C0D28"/>
    <w:rsid w:val="5A6545DD"/>
    <w:rsid w:val="5A89319F"/>
    <w:rsid w:val="5A8C452A"/>
    <w:rsid w:val="5A8E79AB"/>
    <w:rsid w:val="5AEC372E"/>
    <w:rsid w:val="5B7D1D26"/>
    <w:rsid w:val="5CB4707C"/>
    <w:rsid w:val="5D1E4619"/>
    <w:rsid w:val="5D3B758B"/>
    <w:rsid w:val="5D3E4715"/>
    <w:rsid w:val="5DFD202F"/>
    <w:rsid w:val="5E7A3855"/>
    <w:rsid w:val="5E9D0554"/>
    <w:rsid w:val="5F131BD1"/>
    <w:rsid w:val="5F950838"/>
    <w:rsid w:val="5FAB3BB8"/>
    <w:rsid w:val="5FBC4017"/>
    <w:rsid w:val="5FC44C79"/>
    <w:rsid w:val="5FF4730D"/>
    <w:rsid w:val="604F09E7"/>
    <w:rsid w:val="607448F1"/>
    <w:rsid w:val="60CB2763"/>
    <w:rsid w:val="60F15F42"/>
    <w:rsid w:val="6155027F"/>
    <w:rsid w:val="61C176C2"/>
    <w:rsid w:val="61E15FB7"/>
    <w:rsid w:val="620B6B90"/>
    <w:rsid w:val="62312A9A"/>
    <w:rsid w:val="626E2769"/>
    <w:rsid w:val="628E1C9B"/>
    <w:rsid w:val="62AA6580"/>
    <w:rsid w:val="62C531E2"/>
    <w:rsid w:val="634C7460"/>
    <w:rsid w:val="63754C08"/>
    <w:rsid w:val="63BC2837"/>
    <w:rsid w:val="64A31301"/>
    <w:rsid w:val="64B27796"/>
    <w:rsid w:val="650D2C1F"/>
    <w:rsid w:val="651421FF"/>
    <w:rsid w:val="653B59DE"/>
    <w:rsid w:val="6595026B"/>
    <w:rsid w:val="66756CCD"/>
    <w:rsid w:val="66A51361"/>
    <w:rsid w:val="66DC57F7"/>
    <w:rsid w:val="6707201B"/>
    <w:rsid w:val="679715F1"/>
    <w:rsid w:val="679A2E90"/>
    <w:rsid w:val="67EC2FBF"/>
    <w:rsid w:val="68242759"/>
    <w:rsid w:val="684A6664"/>
    <w:rsid w:val="685E3EBD"/>
    <w:rsid w:val="689773CF"/>
    <w:rsid w:val="68CB57DD"/>
    <w:rsid w:val="68D2737D"/>
    <w:rsid w:val="69194516"/>
    <w:rsid w:val="691E189E"/>
    <w:rsid w:val="69D02B99"/>
    <w:rsid w:val="69D837FB"/>
    <w:rsid w:val="6A244C92"/>
    <w:rsid w:val="6A490621"/>
    <w:rsid w:val="6A5269FC"/>
    <w:rsid w:val="6A8A71EB"/>
    <w:rsid w:val="6ABA73A5"/>
    <w:rsid w:val="6C101972"/>
    <w:rsid w:val="6C111246"/>
    <w:rsid w:val="6C89702F"/>
    <w:rsid w:val="6CD40BF2"/>
    <w:rsid w:val="6D3E250F"/>
    <w:rsid w:val="6DBF7106"/>
    <w:rsid w:val="6E7D2524"/>
    <w:rsid w:val="6EB26D11"/>
    <w:rsid w:val="6EF2535F"/>
    <w:rsid w:val="6EF9099F"/>
    <w:rsid w:val="6F082DD5"/>
    <w:rsid w:val="6F7E4E45"/>
    <w:rsid w:val="6F991C7F"/>
    <w:rsid w:val="6FA56875"/>
    <w:rsid w:val="704A2F79"/>
    <w:rsid w:val="7055204A"/>
    <w:rsid w:val="705B5186"/>
    <w:rsid w:val="70720653"/>
    <w:rsid w:val="7073427E"/>
    <w:rsid w:val="70820965"/>
    <w:rsid w:val="70D80585"/>
    <w:rsid w:val="70E60FFB"/>
    <w:rsid w:val="71794CEA"/>
    <w:rsid w:val="71C823A7"/>
    <w:rsid w:val="71D2402D"/>
    <w:rsid w:val="71FE401B"/>
    <w:rsid w:val="725D6F93"/>
    <w:rsid w:val="726357A8"/>
    <w:rsid w:val="7309027C"/>
    <w:rsid w:val="730E028E"/>
    <w:rsid w:val="73886292"/>
    <w:rsid w:val="73FE0302"/>
    <w:rsid w:val="740022CC"/>
    <w:rsid w:val="743A2C0A"/>
    <w:rsid w:val="746565D3"/>
    <w:rsid w:val="746858C8"/>
    <w:rsid w:val="755A5A0C"/>
    <w:rsid w:val="75F714AD"/>
    <w:rsid w:val="76784B5F"/>
    <w:rsid w:val="767D7C04"/>
    <w:rsid w:val="769767EC"/>
    <w:rsid w:val="769B452E"/>
    <w:rsid w:val="76D161A2"/>
    <w:rsid w:val="76EC4D8A"/>
    <w:rsid w:val="77933457"/>
    <w:rsid w:val="77C67389"/>
    <w:rsid w:val="78AF42C1"/>
    <w:rsid w:val="790D64D0"/>
    <w:rsid w:val="791D122B"/>
    <w:rsid w:val="79711576"/>
    <w:rsid w:val="797177C8"/>
    <w:rsid w:val="79A436FA"/>
    <w:rsid w:val="79BA4CCB"/>
    <w:rsid w:val="7AB44CDF"/>
    <w:rsid w:val="7BA06143"/>
    <w:rsid w:val="7BA563C1"/>
    <w:rsid w:val="7C1F52BA"/>
    <w:rsid w:val="7C86358B"/>
    <w:rsid w:val="7C945CA8"/>
    <w:rsid w:val="7D084B43"/>
    <w:rsid w:val="7DAC32A9"/>
    <w:rsid w:val="7DE4195C"/>
    <w:rsid w:val="7E2D0162"/>
    <w:rsid w:val="7ECB1729"/>
    <w:rsid w:val="7F4C286A"/>
    <w:rsid w:val="7F712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EE66BD"/>
  <w15:docId w15:val="{8B98C77C-1AE9-46AD-BC9A-F6620262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qFormat/>
    <w:pPr>
      <w:jc w:val="left"/>
    </w:pPr>
  </w:style>
  <w:style w:type="paragraph" w:styleId="BalloonText">
    <w:name w:val="Balloon Text"/>
    <w:basedOn w:val="Normal"/>
    <w:link w:val="BalloonTextChar"/>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CommentSubject">
    <w:name w:val="annotation subject"/>
    <w:basedOn w:val="CommentText"/>
    <w:next w:val="CommentText"/>
    <w:link w:val="CommentSubjectChar"/>
    <w:qFormat/>
    <w:rPr>
      <w:b/>
      <w:bCs/>
    </w:rPr>
  </w:style>
  <w:style w:type="character" w:styleId="Strong">
    <w:name w:val="Strong"/>
    <w:basedOn w:val="DefaultParagraphFont"/>
    <w:qFormat/>
    <w:rPr>
      <w:b/>
    </w:rPr>
  </w:style>
  <w:style w:type="character" w:styleId="CommentReference">
    <w:name w:val="annotation reference"/>
    <w:basedOn w:val="DefaultParagraphFont"/>
    <w:qFormat/>
    <w:rPr>
      <w:sz w:val="21"/>
      <w:szCs w:val="21"/>
    </w:rPr>
  </w:style>
  <w:style w:type="paragraph" w:styleId="ListParagraph">
    <w:name w:val="List Paragraph"/>
    <w:basedOn w:val="Normal"/>
    <w:uiPriority w:val="34"/>
    <w:qFormat/>
    <w:pPr>
      <w:ind w:firstLineChars="200" w:firstLine="420"/>
    </w:pPr>
    <w:rPr>
      <w:szCs w:val="20"/>
    </w:rPr>
  </w:style>
  <w:style w:type="character" w:customStyle="1" w:styleId="BalloonTextChar">
    <w:name w:val="Balloon Text Char"/>
    <w:basedOn w:val="DefaultParagraphFont"/>
    <w:link w:val="BalloonText"/>
    <w:qFormat/>
    <w:rPr>
      <w:rFonts w:asciiTheme="minorHAnsi" w:eastAsiaTheme="minorEastAsia" w:hAnsiTheme="minorHAnsi" w:cstheme="minorBidi"/>
      <w:kern w:val="2"/>
      <w:sz w:val="18"/>
      <w:szCs w:val="18"/>
    </w:rPr>
  </w:style>
  <w:style w:type="character" w:customStyle="1" w:styleId="CommentTextChar">
    <w:name w:val="Comment Text Char"/>
    <w:basedOn w:val="DefaultParagraphFont"/>
    <w:link w:val="CommentText"/>
    <w:qFormat/>
    <w:rPr>
      <w:rFonts w:asciiTheme="minorHAnsi" w:eastAsiaTheme="minorEastAsia" w:hAnsiTheme="minorHAnsi" w:cstheme="minorBidi"/>
      <w:kern w:val="2"/>
      <w:sz w:val="21"/>
      <w:szCs w:val="24"/>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kern w:val="2"/>
      <w:sz w:val="21"/>
      <w:szCs w:val="24"/>
    </w:rPr>
  </w:style>
  <w:style w:type="paragraph" w:styleId="Revision">
    <w:name w:val="Revision"/>
    <w:hidden/>
    <w:uiPriority w:val="99"/>
    <w:unhideWhenUsed/>
    <w:rsid w:val="003330DC"/>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4EB7EDD2A41FD41B6029BDCE3CFA919" ma:contentTypeVersion="0" ma:contentTypeDescription="Create a new document." ma:contentTypeScope="" ma:versionID="db7ef36d5f44a12af764396a2e2d6b6c">
  <xsd:schema xmlns:xsd="http://www.w3.org/2001/XMLSchema" xmlns:xs="http://www.w3.org/2001/XMLSchema" xmlns:p="http://schemas.microsoft.com/office/2006/metadata/properties" targetNamespace="http://schemas.microsoft.com/office/2006/metadata/properties" ma:root="true" ma:fieldsID="f9bce4d9769d259b9f22a0ab32779d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861CE9-5B8D-4A8E-AE57-483D81516D1D}">
  <ds:schemaRefs>
    <ds:schemaRef ds:uri="http://schemas.openxmlformats.org/officeDocument/2006/bibliography"/>
  </ds:schemaRefs>
</ds:datastoreItem>
</file>

<file path=customXml/itemProps3.xml><?xml version="1.0" encoding="utf-8"?>
<ds:datastoreItem xmlns:ds="http://schemas.openxmlformats.org/officeDocument/2006/customXml" ds:itemID="{5FE712D2-D8DE-4622-9FA9-7D3866DC47E3}"/>
</file>

<file path=customXml/itemProps4.xml><?xml version="1.0" encoding="utf-8"?>
<ds:datastoreItem xmlns:ds="http://schemas.openxmlformats.org/officeDocument/2006/customXml" ds:itemID="{B5F856C7-55A9-4293-8EA3-F7E822DEA193}"/>
</file>

<file path=customXml/itemProps5.xml><?xml version="1.0" encoding="utf-8"?>
<ds:datastoreItem xmlns:ds="http://schemas.openxmlformats.org/officeDocument/2006/customXml" ds:itemID="{E0D0E8EE-3980-457D-9D33-86DB5214A8CF}"/>
</file>

<file path=docProps/app.xml><?xml version="1.0" encoding="utf-8"?>
<Properties xmlns="http://schemas.openxmlformats.org/officeDocument/2006/extended-properties" xmlns:vt="http://schemas.openxmlformats.org/officeDocument/2006/docPropsVTypes">
  <Template>Normal</Template>
  <TotalTime>49</TotalTime>
  <Pages>3</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csindex</dc:creator>
  <cp:lastModifiedBy>Xingjian Zou</cp:lastModifiedBy>
  <cp:revision>10</cp:revision>
  <cp:lastPrinted>2026-04-24T13:15:00Z</cp:lastPrinted>
  <dcterms:created xsi:type="dcterms:W3CDTF">2026-04-24T14:03:00Z</dcterms:created>
  <dcterms:modified xsi:type="dcterms:W3CDTF">2026-04-24T14:43:00Z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eyJoZGlkIjoiMzNjODIyYzdhN2RjYjIxOWRhODE2ZjNkNjhjNjUzZWUiLCJ1c2VySWQiOiIxNTk1MDY2OTYzIn0=</vt:lpwstr>
  </property>
  <property fmtid="{D5CDD505-2E9C-101B-9397-08002B2CF9AE}" pid="4" name="ICV">
    <vt:lpwstr>B99BA26CFCBA475A82E9B3D6E68113CC_13</vt:lpwstr>
  </property>
  <property fmtid="{D5CDD505-2E9C-101B-9397-08002B2CF9AE}" pid="5" name="ContentTypeId">
    <vt:lpwstr>0x01010004EB7EDD2A41FD41B6029BDCE3CFA919</vt:lpwstr>
  </property>
</Properties>
</file>